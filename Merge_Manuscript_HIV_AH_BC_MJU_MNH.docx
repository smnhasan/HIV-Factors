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5012AF" w14:textId="075A663E" w:rsidR="008B3D53" w:rsidRPr="00B36F30" w:rsidRDefault="00887102" w:rsidP="00B36F30">
      <w:pPr>
        <w:spacing w:after="0" w:line="480" w:lineRule="auto"/>
        <w:jc w:val="both"/>
        <w:rPr>
          <w:rFonts w:ascii="Times New Roman" w:hAnsi="Times New Roman" w:cs="Times New Roman"/>
          <w:b/>
          <w:sz w:val="24"/>
          <w:szCs w:val="24"/>
        </w:rPr>
      </w:pPr>
      <w:commentRangeStart w:id="0"/>
      <w:r w:rsidRPr="00B36F30">
        <w:rPr>
          <w:rFonts w:ascii="Times New Roman" w:hAnsi="Times New Roman" w:cs="Times New Roman"/>
          <w:b/>
          <w:sz w:val="24"/>
          <w:szCs w:val="24"/>
        </w:rPr>
        <w:t>Factors associated with knowledge and awareness of HIV/AIDs among married wome</w:t>
      </w:r>
      <w:r w:rsidR="00404A2F" w:rsidRPr="00B36F30">
        <w:rPr>
          <w:rFonts w:ascii="Times New Roman" w:hAnsi="Times New Roman" w:cs="Times New Roman"/>
          <w:b/>
          <w:sz w:val="24"/>
          <w:szCs w:val="24"/>
        </w:rPr>
        <w:t xml:space="preserve">n in Bangladesh: </w:t>
      </w:r>
      <w:r w:rsidR="00D84347" w:rsidRPr="00B36F30">
        <w:rPr>
          <w:rFonts w:ascii="Times New Roman" w:hAnsi="Times New Roman" w:cs="Times New Roman"/>
          <w:b/>
          <w:sz w:val="24"/>
          <w:szCs w:val="24"/>
        </w:rPr>
        <w:t xml:space="preserve">evidence from three consecutive </w:t>
      </w:r>
      <w:ins w:id="1" w:author="Md Jamal Uddin" w:date="2021-08-01T08:04:00Z">
        <w:r w:rsidR="00F56043">
          <w:rPr>
            <w:rFonts w:ascii="Times New Roman" w:hAnsi="Times New Roman" w:cs="Times New Roman"/>
            <w:b/>
            <w:sz w:val="24"/>
            <w:szCs w:val="24"/>
          </w:rPr>
          <w:t>m</w:t>
        </w:r>
        <w:r w:rsidR="00F56043" w:rsidRPr="00F56043">
          <w:rPr>
            <w:rFonts w:ascii="Times New Roman" w:hAnsi="Times New Roman" w:cs="Times New Roman"/>
            <w:b/>
            <w:sz w:val="24"/>
            <w:szCs w:val="24"/>
          </w:rPr>
          <w:t xml:space="preserve">ultiple </w:t>
        </w:r>
      </w:ins>
      <w:ins w:id="2" w:author="Md Jamal Uddin" w:date="2021-08-01T08:05:00Z">
        <w:r w:rsidR="00F56043">
          <w:rPr>
            <w:rFonts w:ascii="Times New Roman" w:hAnsi="Times New Roman" w:cs="Times New Roman"/>
            <w:b/>
            <w:sz w:val="24"/>
            <w:szCs w:val="24"/>
          </w:rPr>
          <w:t>i</w:t>
        </w:r>
      </w:ins>
      <w:ins w:id="3" w:author="Md Jamal Uddin" w:date="2021-08-01T08:04:00Z">
        <w:r w:rsidR="00F56043" w:rsidRPr="00F56043">
          <w:rPr>
            <w:rFonts w:ascii="Times New Roman" w:hAnsi="Times New Roman" w:cs="Times New Roman"/>
            <w:b/>
            <w:sz w:val="24"/>
            <w:szCs w:val="24"/>
          </w:rPr>
          <w:t xml:space="preserve">ndicator </w:t>
        </w:r>
      </w:ins>
      <w:ins w:id="4" w:author="Md Jamal Uddin" w:date="2021-08-01T08:05:00Z">
        <w:r w:rsidR="00F56043">
          <w:rPr>
            <w:rFonts w:ascii="Times New Roman" w:hAnsi="Times New Roman" w:cs="Times New Roman"/>
            <w:b/>
            <w:sz w:val="24"/>
            <w:szCs w:val="24"/>
          </w:rPr>
          <w:t>c</w:t>
        </w:r>
      </w:ins>
      <w:ins w:id="5" w:author="Md Jamal Uddin" w:date="2021-08-01T08:04:00Z">
        <w:r w:rsidR="00F56043" w:rsidRPr="00F56043">
          <w:rPr>
            <w:rFonts w:ascii="Times New Roman" w:hAnsi="Times New Roman" w:cs="Times New Roman"/>
            <w:b/>
            <w:sz w:val="24"/>
            <w:szCs w:val="24"/>
          </w:rPr>
          <w:t xml:space="preserve">luster </w:t>
        </w:r>
      </w:ins>
      <w:ins w:id="6" w:author="Md Jamal Uddin" w:date="2021-08-01T08:05:00Z">
        <w:r w:rsidR="00F56043">
          <w:rPr>
            <w:rFonts w:ascii="Times New Roman" w:hAnsi="Times New Roman" w:cs="Times New Roman"/>
            <w:b/>
            <w:sz w:val="24"/>
            <w:szCs w:val="24"/>
          </w:rPr>
          <w:t>s</w:t>
        </w:r>
      </w:ins>
      <w:ins w:id="7" w:author="Md Jamal Uddin" w:date="2021-08-01T08:04:00Z">
        <w:r w:rsidR="00F56043" w:rsidRPr="00F56043">
          <w:rPr>
            <w:rFonts w:ascii="Times New Roman" w:hAnsi="Times New Roman" w:cs="Times New Roman"/>
            <w:b/>
            <w:sz w:val="24"/>
            <w:szCs w:val="24"/>
          </w:rPr>
          <w:t>urvey (MICS)</w:t>
        </w:r>
      </w:ins>
      <w:del w:id="8" w:author="Md Jamal Uddin" w:date="2021-08-01T08:04:00Z">
        <w:r w:rsidR="00D84347" w:rsidRPr="00B36F30" w:rsidDel="00F56043">
          <w:rPr>
            <w:rFonts w:ascii="Times New Roman" w:hAnsi="Times New Roman" w:cs="Times New Roman"/>
            <w:b/>
            <w:sz w:val="24"/>
            <w:szCs w:val="24"/>
          </w:rPr>
          <w:delText>nationally representative survey</w:delText>
        </w:r>
        <w:commentRangeEnd w:id="0"/>
        <w:r w:rsidR="004A2853" w:rsidDel="00F56043">
          <w:rPr>
            <w:rStyle w:val="CommentReference"/>
            <w:lang w:val="en-GB"/>
          </w:rPr>
          <w:commentReference w:id="0"/>
        </w:r>
      </w:del>
    </w:p>
    <w:p w14:paraId="50190C60" w14:textId="3E606A0A" w:rsidR="008B3D53" w:rsidRPr="00B36F30" w:rsidRDefault="00CF5FF7" w:rsidP="00B36F30">
      <w:pPr>
        <w:spacing w:after="0" w:line="480" w:lineRule="auto"/>
        <w:jc w:val="both"/>
        <w:rPr>
          <w:rFonts w:ascii="Times New Roman" w:hAnsi="Times New Roman" w:cs="Times New Roman"/>
          <w:sz w:val="24"/>
          <w:szCs w:val="24"/>
        </w:rPr>
      </w:pPr>
      <w:r w:rsidRPr="00B36F30">
        <w:rPr>
          <w:rFonts w:ascii="Times New Roman" w:hAnsi="Times New Roman" w:cs="Times New Roman"/>
          <w:sz w:val="24"/>
          <w:szCs w:val="24"/>
        </w:rPr>
        <w:t>Mohammad Nayeem Hasan</w:t>
      </w:r>
      <w:r w:rsidRPr="00B36F30">
        <w:rPr>
          <w:rFonts w:ascii="Times New Roman" w:hAnsi="Times New Roman" w:cs="Times New Roman"/>
          <w:sz w:val="24"/>
          <w:szCs w:val="24"/>
          <w:vertAlign w:val="superscript"/>
        </w:rPr>
        <w:t>1</w:t>
      </w:r>
      <w:r w:rsidRPr="00B36F30">
        <w:rPr>
          <w:rFonts w:ascii="Times New Roman" w:hAnsi="Times New Roman" w:cs="Times New Roman"/>
          <w:sz w:val="24"/>
          <w:szCs w:val="24"/>
        </w:rPr>
        <w:t>,</w:t>
      </w:r>
      <w:r w:rsidR="00B3127F" w:rsidRPr="00B36F30">
        <w:rPr>
          <w:rFonts w:ascii="Times New Roman" w:hAnsi="Times New Roman" w:cs="Times New Roman"/>
          <w:sz w:val="24"/>
          <w:szCs w:val="24"/>
        </w:rPr>
        <w:t xml:space="preserve"> </w:t>
      </w:r>
      <w:r w:rsidR="006B1661" w:rsidRPr="00B36F30">
        <w:rPr>
          <w:rFonts w:ascii="Times New Roman" w:hAnsi="Times New Roman" w:cs="Times New Roman"/>
          <w:sz w:val="24"/>
          <w:szCs w:val="24"/>
        </w:rPr>
        <w:t>Sumi Tambuly</w:t>
      </w:r>
      <w:r w:rsidR="005E68AA" w:rsidRPr="00B36F30">
        <w:rPr>
          <w:rFonts w:ascii="Times New Roman" w:hAnsi="Times New Roman" w:cs="Times New Roman"/>
          <w:sz w:val="24"/>
          <w:szCs w:val="24"/>
          <w:vertAlign w:val="superscript"/>
        </w:rPr>
        <w:t>1</w:t>
      </w:r>
      <w:r w:rsidR="006B1661" w:rsidRPr="00B36F30">
        <w:rPr>
          <w:rFonts w:ascii="Times New Roman" w:hAnsi="Times New Roman" w:cs="Times New Roman"/>
          <w:sz w:val="24"/>
          <w:szCs w:val="24"/>
        </w:rPr>
        <w:t xml:space="preserve">, </w:t>
      </w:r>
      <w:proofErr w:type="spellStart"/>
      <w:r w:rsidR="006B1661" w:rsidRPr="00B36F30">
        <w:rPr>
          <w:rFonts w:ascii="Times New Roman" w:hAnsi="Times New Roman" w:cs="Times New Roman"/>
          <w:sz w:val="24"/>
          <w:szCs w:val="24"/>
        </w:rPr>
        <w:t>Kaniz</w:t>
      </w:r>
      <w:proofErr w:type="spellEnd"/>
      <w:r w:rsidR="006B1661" w:rsidRPr="00B36F30">
        <w:rPr>
          <w:rFonts w:ascii="Times New Roman" w:hAnsi="Times New Roman" w:cs="Times New Roman"/>
          <w:sz w:val="24"/>
          <w:szCs w:val="24"/>
        </w:rPr>
        <w:t xml:space="preserve"> </w:t>
      </w:r>
      <w:proofErr w:type="spellStart"/>
      <w:r w:rsidR="006B1661" w:rsidRPr="00B36F30">
        <w:rPr>
          <w:rFonts w:ascii="Times New Roman" w:hAnsi="Times New Roman" w:cs="Times New Roman"/>
          <w:sz w:val="24"/>
          <w:szCs w:val="24"/>
        </w:rPr>
        <w:t>Fatema</w:t>
      </w:r>
      <w:proofErr w:type="spellEnd"/>
      <w:r w:rsidR="006B1661" w:rsidRPr="00B36F30">
        <w:rPr>
          <w:rFonts w:ascii="Times New Roman" w:hAnsi="Times New Roman" w:cs="Times New Roman"/>
          <w:sz w:val="24"/>
          <w:szCs w:val="24"/>
        </w:rPr>
        <w:t xml:space="preserve"> Trisha</w:t>
      </w:r>
      <w:r w:rsidR="005E68AA" w:rsidRPr="00B36F30">
        <w:rPr>
          <w:rFonts w:ascii="Times New Roman" w:hAnsi="Times New Roman" w:cs="Times New Roman"/>
          <w:sz w:val="24"/>
          <w:szCs w:val="24"/>
          <w:vertAlign w:val="superscript"/>
        </w:rPr>
        <w:t>1</w:t>
      </w:r>
      <w:r w:rsidR="006B1661" w:rsidRPr="00B36F30">
        <w:rPr>
          <w:rFonts w:ascii="Times New Roman" w:hAnsi="Times New Roman" w:cs="Times New Roman"/>
          <w:sz w:val="24"/>
          <w:szCs w:val="24"/>
        </w:rPr>
        <w:t xml:space="preserve">, Md. </w:t>
      </w:r>
      <w:proofErr w:type="spellStart"/>
      <w:r w:rsidR="006B1661" w:rsidRPr="00B36F30">
        <w:rPr>
          <w:rFonts w:ascii="Times New Roman" w:hAnsi="Times New Roman" w:cs="Times New Roman"/>
          <w:sz w:val="24"/>
          <w:szCs w:val="24"/>
        </w:rPr>
        <w:t>Ashiqul</w:t>
      </w:r>
      <w:proofErr w:type="spellEnd"/>
      <w:r w:rsidR="006B1661" w:rsidRPr="00B36F30">
        <w:rPr>
          <w:rFonts w:ascii="Times New Roman" w:hAnsi="Times New Roman" w:cs="Times New Roman"/>
          <w:sz w:val="24"/>
          <w:szCs w:val="24"/>
        </w:rPr>
        <w:t xml:space="preserve"> </w:t>
      </w:r>
      <w:proofErr w:type="spellStart"/>
      <w:r w:rsidR="006B1661" w:rsidRPr="00B36F30">
        <w:rPr>
          <w:rFonts w:ascii="Times New Roman" w:hAnsi="Times New Roman" w:cs="Times New Roman"/>
          <w:sz w:val="24"/>
          <w:szCs w:val="24"/>
        </w:rPr>
        <w:t>Haque</w:t>
      </w:r>
      <w:proofErr w:type="spellEnd"/>
      <w:r w:rsidR="006B1661" w:rsidRPr="00B36F30">
        <w:rPr>
          <w:rFonts w:ascii="Times New Roman" w:hAnsi="Times New Roman" w:cs="Times New Roman"/>
          <w:sz w:val="24"/>
          <w:szCs w:val="24"/>
        </w:rPr>
        <w:t>, Abdul Baker Chowdhury</w:t>
      </w:r>
      <w:r w:rsidR="005E68AA" w:rsidRPr="00B36F30">
        <w:rPr>
          <w:rFonts w:ascii="Times New Roman" w:hAnsi="Times New Roman" w:cs="Times New Roman"/>
          <w:sz w:val="24"/>
          <w:szCs w:val="24"/>
          <w:vertAlign w:val="superscript"/>
        </w:rPr>
        <w:t>2</w:t>
      </w:r>
      <w:r w:rsidR="006B1661" w:rsidRPr="00B36F30">
        <w:rPr>
          <w:rFonts w:ascii="Times New Roman" w:hAnsi="Times New Roman" w:cs="Times New Roman"/>
          <w:sz w:val="24"/>
          <w:szCs w:val="24"/>
        </w:rPr>
        <w:t xml:space="preserve">, </w:t>
      </w:r>
      <w:proofErr w:type="spellStart"/>
      <w:r w:rsidR="006B1661" w:rsidRPr="00B36F30">
        <w:rPr>
          <w:rFonts w:ascii="Times New Roman" w:hAnsi="Times New Roman" w:cs="Times New Roman"/>
          <w:sz w:val="24"/>
          <w:szCs w:val="24"/>
        </w:rPr>
        <w:t>Md</w:t>
      </w:r>
      <w:proofErr w:type="spellEnd"/>
      <w:r w:rsidR="006B1661" w:rsidRPr="00B36F30">
        <w:rPr>
          <w:rFonts w:ascii="Times New Roman" w:hAnsi="Times New Roman" w:cs="Times New Roman"/>
          <w:sz w:val="24"/>
          <w:szCs w:val="24"/>
        </w:rPr>
        <w:t xml:space="preserve"> Jamal Uddin</w:t>
      </w:r>
      <w:r w:rsidR="005E68AA" w:rsidRPr="00B36F30">
        <w:rPr>
          <w:rFonts w:ascii="Times New Roman" w:hAnsi="Times New Roman" w:cs="Times New Roman"/>
          <w:sz w:val="24"/>
          <w:szCs w:val="24"/>
          <w:vertAlign w:val="superscript"/>
        </w:rPr>
        <w:t>1*</w:t>
      </w:r>
    </w:p>
    <w:p w14:paraId="0B412C46" w14:textId="77777777" w:rsidR="005E68AA" w:rsidRPr="00B36F30" w:rsidRDefault="005E68AA" w:rsidP="00B36F30">
      <w:pPr>
        <w:numPr>
          <w:ilvl w:val="0"/>
          <w:numId w:val="2"/>
        </w:numPr>
        <w:spacing w:after="0" w:line="480" w:lineRule="auto"/>
        <w:ind w:left="502" w:hanging="360"/>
        <w:jc w:val="both"/>
        <w:rPr>
          <w:rFonts w:ascii="Times New Roman" w:eastAsia="Times New Roman" w:hAnsi="Times New Roman" w:cs="Times New Roman"/>
          <w:sz w:val="24"/>
          <w:szCs w:val="24"/>
        </w:rPr>
      </w:pPr>
      <w:r w:rsidRPr="00B36F30">
        <w:rPr>
          <w:rFonts w:ascii="Times New Roman" w:eastAsia="Times New Roman" w:hAnsi="Times New Roman" w:cs="Times New Roman"/>
          <w:sz w:val="24"/>
          <w:szCs w:val="24"/>
        </w:rPr>
        <w:t xml:space="preserve">Department of Statistics, </w:t>
      </w:r>
      <w:proofErr w:type="spellStart"/>
      <w:r w:rsidRPr="00B36F30">
        <w:rPr>
          <w:rFonts w:ascii="Times New Roman" w:eastAsia="Times New Roman" w:hAnsi="Times New Roman" w:cs="Times New Roman"/>
          <w:sz w:val="24"/>
          <w:szCs w:val="24"/>
        </w:rPr>
        <w:t>Shahjalal</w:t>
      </w:r>
      <w:proofErr w:type="spellEnd"/>
      <w:r w:rsidRPr="00B36F30">
        <w:rPr>
          <w:rFonts w:ascii="Times New Roman" w:eastAsia="Times New Roman" w:hAnsi="Times New Roman" w:cs="Times New Roman"/>
          <w:sz w:val="24"/>
          <w:szCs w:val="24"/>
        </w:rPr>
        <w:t xml:space="preserve"> University of Science &amp; Technology, Sylhet-3114, Bangladesh</w:t>
      </w:r>
    </w:p>
    <w:p w14:paraId="5E4C2F4D" w14:textId="77777777" w:rsidR="005E68AA" w:rsidRPr="00B36F30" w:rsidRDefault="005E68AA" w:rsidP="00B36F30">
      <w:pPr>
        <w:numPr>
          <w:ilvl w:val="0"/>
          <w:numId w:val="2"/>
        </w:numPr>
        <w:spacing w:after="0" w:line="480" w:lineRule="auto"/>
        <w:ind w:left="502" w:hanging="360"/>
        <w:jc w:val="both"/>
        <w:rPr>
          <w:rFonts w:ascii="Times New Roman" w:eastAsia="Times New Roman" w:hAnsi="Times New Roman" w:cs="Times New Roman"/>
          <w:sz w:val="24"/>
          <w:szCs w:val="24"/>
        </w:rPr>
      </w:pPr>
      <w:r w:rsidRPr="00B36F30">
        <w:rPr>
          <w:rFonts w:ascii="Times New Roman" w:eastAsia="Times New Roman" w:hAnsi="Times New Roman" w:cs="Times New Roman"/>
          <w:sz w:val="24"/>
          <w:szCs w:val="24"/>
        </w:rPr>
        <w:t xml:space="preserve">Department of Emergency Medicine, University of Florida College of Medicine, Gainesville, FL, USA. </w:t>
      </w:r>
    </w:p>
    <w:p w14:paraId="08038CE7" w14:textId="4FEBC85A" w:rsidR="00935F15" w:rsidRDefault="00935F15">
      <w:pPr>
        <w:rPr>
          <w:ins w:id="9" w:author="Md Jamal Uddin" w:date="2021-08-02T08:42:00Z"/>
          <w:rFonts w:ascii="Times New Roman" w:hAnsi="Times New Roman" w:cs="Times New Roman"/>
          <w:sz w:val="24"/>
          <w:szCs w:val="24"/>
        </w:rPr>
      </w:pPr>
      <w:ins w:id="10" w:author="Md Jamal Uddin" w:date="2021-08-02T08:42:00Z">
        <w:r>
          <w:rPr>
            <w:rFonts w:ascii="Times New Roman" w:hAnsi="Times New Roman" w:cs="Times New Roman"/>
            <w:sz w:val="24"/>
            <w:szCs w:val="24"/>
          </w:rPr>
          <w:br w:type="page"/>
        </w:r>
      </w:ins>
    </w:p>
    <w:p w14:paraId="7A12810B" w14:textId="77777777" w:rsidR="00D35CF1" w:rsidRPr="004F7702" w:rsidRDefault="00D35CF1">
      <w:pPr>
        <w:rPr>
          <w:ins w:id="11" w:author="Md Jamal Uddin" w:date="2021-08-02T08:43:00Z"/>
          <w:rFonts w:ascii="Times New Roman" w:hAnsi="Times New Roman" w:cs="Times New Roman"/>
          <w:b/>
          <w:sz w:val="24"/>
          <w:szCs w:val="24"/>
          <w:rPrChange w:id="12" w:author="Microsoft account" w:date="2021-09-05T01:52:00Z">
            <w:rPr>
              <w:ins w:id="13" w:author="Md Jamal Uddin" w:date="2021-08-02T08:43:00Z"/>
              <w:rFonts w:ascii="Times New Roman" w:hAnsi="Times New Roman" w:cs="Times New Roman"/>
              <w:sz w:val="24"/>
              <w:szCs w:val="24"/>
            </w:rPr>
          </w:rPrChange>
        </w:rPr>
      </w:pPr>
      <w:proofErr w:type="spellStart"/>
      <w:ins w:id="14" w:author="Md Jamal Uddin" w:date="2021-08-02T08:43:00Z">
        <w:r w:rsidRPr="004F7702">
          <w:rPr>
            <w:rFonts w:ascii="Times New Roman" w:hAnsi="Times New Roman" w:cs="Times New Roman"/>
            <w:b/>
            <w:sz w:val="24"/>
            <w:szCs w:val="24"/>
            <w:rPrChange w:id="15" w:author="Microsoft account" w:date="2021-09-05T01:52:00Z">
              <w:rPr>
                <w:rFonts w:ascii="Times New Roman" w:hAnsi="Times New Roman" w:cs="Times New Roman"/>
                <w:sz w:val="24"/>
                <w:szCs w:val="24"/>
              </w:rPr>
            </w:rPrChange>
          </w:rPr>
          <w:lastRenderedPageBreak/>
          <w:t>Abastract</w:t>
        </w:r>
        <w:proofErr w:type="spellEnd"/>
      </w:ins>
    </w:p>
    <w:p w14:paraId="5C144125" w14:textId="1056C109" w:rsidR="00D35CF1" w:rsidRPr="004F7702" w:rsidRDefault="005E0887">
      <w:pPr>
        <w:rPr>
          <w:ins w:id="16" w:author="Microsoft account" w:date="2021-09-05T01:22:00Z"/>
          <w:rFonts w:ascii="Times New Roman" w:hAnsi="Times New Roman" w:cs="Times New Roman"/>
          <w:sz w:val="24"/>
          <w:szCs w:val="24"/>
          <w:rPrChange w:id="17" w:author="Microsoft account" w:date="2021-09-05T01:57:00Z">
            <w:rPr>
              <w:ins w:id="18" w:author="Microsoft account" w:date="2021-09-05T01:22:00Z"/>
              <w:rFonts w:ascii="Times New Roman" w:hAnsi="Times New Roman" w:cs="Times New Roman"/>
              <w:sz w:val="24"/>
              <w:szCs w:val="24"/>
            </w:rPr>
          </w:rPrChange>
        </w:rPr>
      </w:pPr>
      <w:ins w:id="19" w:author="Microsoft account" w:date="2021-09-05T01:26:00Z">
        <w:r>
          <w:rPr>
            <w:rFonts w:ascii="Times New Roman" w:hAnsi="Times New Roman" w:cs="Times New Roman"/>
            <w:sz w:val="24"/>
            <w:szCs w:val="24"/>
          </w:rPr>
          <w:t>Married</w:t>
        </w:r>
        <w:r w:rsidRPr="005E0887">
          <w:rPr>
            <w:rFonts w:ascii="Times New Roman" w:hAnsi="Times New Roman" w:cs="Times New Roman"/>
            <w:sz w:val="24"/>
            <w:szCs w:val="24"/>
          </w:rPr>
          <w:t xml:space="preserve"> women</w:t>
        </w:r>
        <w:r>
          <w:rPr>
            <w:rFonts w:ascii="Times New Roman" w:hAnsi="Times New Roman" w:cs="Times New Roman"/>
            <w:sz w:val="24"/>
            <w:szCs w:val="24"/>
          </w:rPr>
          <w:t xml:space="preserve"> in Bangladesh</w:t>
        </w:r>
        <w:r w:rsidRPr="005E0887">
          <w:rPr>
            <w:rFonts w:ascii="Times New Roman" w:hAnsi="Times New Roman" w:cs="Times New Roman"/>
            <w:sz w:val="24"/>
            <w:szCs w:val="24"/>
          </w:rPr>
          <w:t xml:space="preserve"> share an indiscriminate burden</w:t>
        </w:r>
      </w:ins>
      <w:ins w:id="20" w:author="Microsoft account" w:date="2021-09-05T01:27:00Z">
        <w:r>
          <w:rPr>
            <w:rFonts w:ascii="Times New Roman" w:hAnsi="Times New Roman" w:cs="Times New Roman"/>
            <w:sz w:val="24"/>
            <w:szCs w:val="24"/>
          </w:rPr>
          <w:t xml:space="preserve"> and greater risk</w:t>
        </w:r>
      </w:ins>
      <w:ins w:id="21" w:author="Microsoft account" w:date="2021-09-05T01:26:00Z">
        <w:r w:rsidRPr="005E0887">
          <w:rPr>
            <w:rFonts w:ascii="Times New Roman" w:hAnsi="Times New Roman" w:cs="Times New Roman"/>
            <w:sz w:val="24"/>
            <w:szCs w:val="24"/>
          </w:rPr>
          <w:t xml:space="preserve"> of the HIV epidemic and the associ</w:t>
        </w:r>
        <w:r>
          <w:rPr>
            <w:rFonts w:ascii="Times New Roman" w:hAnsi="Times New Roman" w:cs="Times New Roman"/>
            <w:sz w:val="24"/>
            <w:szCs w:val="24"/>
          </w:rPr>
          <w:t xml:space="preserve">ated socioeconomic consequences </w:t>
        </w:r>
      </w:ins>
      <w:ins w:id="22" w:author="Microsoft account" w:date="2021-09-05T01:27:00Z">
        <w:r>
          <w:rPr>
            <w:rFonts w:ascii="Times New Roman" w:hAnsi="Times New Roman" w:cs="Times New Roman"/>
            <w:sz w:val="24"/>
            <w:szCs w:val="24"/>
          </w:rPr>
          <w:t>compared to men.</w:t>
        </w:r>
      </w:ins>
      <w:ins w:id="23" w:author="Microsoft account" w:date="2021-09-05T01:33:00Z">
        <w:r w:rsidR="00601E2E">
          <w:rPr>
            <w:rFonts w:ascii="Times New Roman" w:hAnsi="Times New Roman" w:cs="Times New Roman"/>
            <w:sz w:val="24"/>
            <w:szCs w:val="24"/>
          </w:rPr>
          <w:t xml:space="preserve"> </w:t>
        </w:r>
      </w:ins>
      <w:ins w:id="24" w:author="Microsoft account" w:date="2021-09-05T01:30:00Z">
        <w:r>
          <w:rPr>
            <w:rFonts w:ascii="Times New Roman" w:hAnsi="Times New Roman" w:cs="Times New Roman"/>
            <w:sz w:val="24"/>
            <w:szCs w:val="24"/>
          </w:rPr>
          <w:t>K</w:t>
        </w:r>
      </w:ins>
      <w:ins w:id="25" w:author="Microsoft account" w:date="2021-09-05T01:29:00Z">
        <w:r w:rsidRPr="005E0887">
          <w:rPr>
            <w:rFonts w:ascii="Times New Roman" w:hAnsi="Times New Roman" w:cs="Times New Roman"/>
            <w:sz w:val="24"/>
            <w:szCs w:val="24"/>
          </w:rPr>
          <w:t>nowledge and awareness</w:t>
        </w:r>
      </w:ins>
      <w:ins w:id="26" w:author="Microsoft account" w:date="2021-09-05T01:30:00Z">
        <w:r>
          <w:rPr>
            <w:rFonts w:ascii="Times New Roman" w:hAnsi="Times New Roman" w:cs="Times New Roman"/>
            <w:sz w:val="24"/>
            <w:szCs w:val="24"/>
          </w:rPr>
          <w:t xml:space="preserve"> level</w:t>
        </w:r>
      </w:ins>
      <w:ins w:id="27" w:author="Microsoft account" w:date="2021-09-05T01:29:00Z">
        <w:r w:rsidRPr="005E0887">
          <w:rPr>
            <w:rFonts w:ascii="Times New Roman" w:hAnsi="Times New Roman" w:cs="Times New Roman"/>
            <w:sz w:val="24"/>
            <w:szCs w:val="24"/>
          </w:rPr>
          <w:t xml:space="preserve"> </w:t>
        </w:r>
      </w:ins>
      <w:ins w:id="28" w:author="Microsoft account" w:date="2021-09-05T01:30:00Z">
        <w:r w:rsidRPr="005E0887">
          <w:rPr>
            <w:rFonts w:ascii="Times New Roman" w:hAnsi="Times New Roman" w:cs="Times New Roman"/>
            <w:sz w:val="24"/>
            <w:szCs w:val="24"/>
          </w:rPr>
          <w:t xml:space="preserve">largely contribute </w:t>
        </w:r>
      </w:ins>
      <w:ins w:id="29" w:author="Microsoft account" w:date="2021-09-05T01:29:00Z">
        <w:r w:rsidRPr="005E0887">
          <w:rPr>
            <w:rFonts w:ascii="Times New Roman" w:hAnsi="Times New Roman" w:cs="Times New Roman"/>
            <w:sz w:val="24"/>
            <w:szCs w:val="24"/>
          </w:rPr>
          <w:t xml:space="preserve">to describe </w:t>
        </w:r>
      </w:ins>
      <w:ins w:id="30" w:author="Microsoft account" w:date="2021-09-05T01:30:00Z">
        <w:r>
          <w:rPr>
            <w:rFonts w:ascii="Times New Roman" w:hAnsi="Times New Roman" w:cs="Times New Roman"/>
            <w:sz w:val="24"/>
            <w:szCs w:val="24"/>
          </w:rPr>
          <w:t xml:space="preserve">the </w:t>
        </w:r>
        <w:r w:rsidRPr="005E0887">
          <w:rPr>
            <w:rFonts w:ascii="Times New Roman" w:hAnsi="Times New Roman" w:cs="Times New Roman"/>
            <w:sz w:val="24"/>
            <w:szCs w:val="24"/>
          </w:rPr>
          <w:t>prevalence</w:t>
        </w:r>
      </w:ins>
      <w:ins w:id="31" w:author="Microsoft account" w:date="2021-09-05T01:31:00Z">
        <w:r w:rsidR="00601E2E">
          <w:rPr>
            <w:rFonts w:ascii="Times New Roman" w:hAnsi="Times New Roman" w:cs="Times New Roman"/>
            <w:sz w:val="24"/>
            <w:szCs w:val="24"/>
          </w:rPr>
          <w:t xml:space="preserve"> and consequences</w:t>
        </w:r>
      </w:ins>
      <w:ins w:id="32" w:author="Microsoft account" w:date="2021-09-05T01:30:00Z">
        <w:r w:rsidR="00601E2E">
          <w:rPr>
            <w:rFonts w:ascii="Times New Roman" w:hAnsi="Times New Roman" w:cs="Times New Roman"/>
            <w:sz w:val="24"/>
            <w:szCs w:val="24"/>
          </w:rPr>
          <w:t xml:space="preserve"> of</w:t>
        </w:r>
        <w:r w:rsidRPr="005E0887">
          <w:rPr>
            <w:rFonts w:ascii="Times New Roman" w:hAnsi="Times New Roman" w:cs="Times New Roman"/>
            <w:sz w:val="24"/>
            <w:szCs w:val="24"/>
          </w:rPr>
          <w:t xml:space="preserve"> </w:t>
        </w:r>
      </w:ins>
      <w:ins w:id="33" w:author="Microsoft account" w:date="2021-09-05T01:29:00Z">
        <w:r w:rsidRPr="005E0887">
          <w:rPr>
            <w:rFonts w:ascii="Times New Roman" w:hAnsi="Times New Roman" w:cs="Times New Roman"/>
            <w:sz w:val="24"/>
            <w:szCs w:val="24"/>
          </w:rPr>
          <w:t xml:space="preserve">HIV/AIDS </w:t>
        </w:r>
        <w:r w:rsidR="00136D13">
          <w:rPr>
            <w:rFonts w:ascii="Times New Roman" w:hAnsi="Times New Roman" w:cs="Times New Roman"/>
            <w:sz w:val="24"/>
            <w:szCs w:val="24"/>
          </w:rPr>
          <w:t xml:space="preserve">among Bangladeshi married women. </w:t>
        </w:r>
      </w:ins>
      <w:ins w:id="34" w:author="Microsoft account" w:date="2021-09-05T01:37:00Z">
        <w:r w:rsidR="00136D13" w:rsidRPr="00136D13">
          <w:rPr>
            <w:rFonts w:ascii="Times New Roman" w:hAnsi="Times New Roman" w:cs="Times New Roman"/>
            <w:sz w:val="24"/>
            <w:szCs w:val="24"/>
          </w:rPr>
          <w:t xml:space="preserve">Previous studies have demonstrated </w:t>
        </w:r>
      </w:ins>
      <w:ins w:id="35" w:author="Microsoft account" w:date="2021-09-05T01:38:00Z">
        <w:r w:rsidR="00136D13" w:rsidRPr="005E0887">
          <w:rPr>
            <w:rFonts w:ascii="Times New Roman" w:hAnsi="Times New Roman" w:cs="Times New Roman"/>
            <w:sz w:val="24"/>
            <w:szCs w:val="24"/>
          </w:rPr>
          <w:t xml:space="preserve">the </w:t>
        </w:r>
      </w:ins>
      <w:ins w:id="36" w:author="Microsoft account" w:date="2021-09-05T01:39:00Z">
        <w:r w:rsidR="00136D13" w:rsidRPr="00136D13">
          <w:rPr>
            <w:rFonts w:ascii="Times New Roman" w:hAnsi="Times New Roman" w:cs="Times New Roman"/>
            <w:sz w:val="24"/>
            <w:szCs w:val="24"/>
          </w:rPr>
          <w:t xml:space="preserve">levels of HIV knowledge </w:t>
        </w:r>
        <w:r w:rsidR="00136D13">
          <w:rPr>
            <w:rFonts w:ascii="Times New Roman" w:hAnsi="Times New Roman" w:cs="Times New Roman"/>
            <w:sz w:val="24"/>
            <w:szCs w:val="24"/>
          </w:rPr>
          <w:t xml:space="preserve">and </w:t>
        </w:r>
      </w:ins>
      <w:ins w:id="37" w:author="Microsoft account" w:date="2021-09-05T01:38:00Z">
        <w:r w:rsidR="00136D13">
          <w:rPr>
            <w:rFonts w:ascii="Times New Roman" w:hAnsi="Times New Roman" w:cs="Times New Roman"/>
            <w:sz w:val="24"/>
            <w:szCs w:val="24"/>
          </w:rPr>
          <w:t>awareness with it</w:t>
        </w:r>
        <w:r w:rsidR="00136D13" w:rsidRPr="005E0887">
          <w:rPr>
            <w:rFonts w:ascii="Times New Roman" w:hAnsi="Times New Roman" w:cs="Times New Roman"/>
            <w:sz w:val="24"/>
            <w:szCs w:val="24"/>
          </w:rPr>
          <w:t xml:space="preserve"> factors </w:t>
        </w:r>
      </w:ins>
      <w:ins w:id="38" w:author="Microsoft account" w:date="2021-09-05T01:40:00Z">
        <w:r w:rsidR="00136D13">
          <w:rPr>
            <w:rFonts w:ascii="Times New Roman" w:hAnsi="Times New Roman" w:cs="Times New Roman"/>
            <w:sz w:val="24"/>
            <w:szCs w:val="24"/>
          </w:rPr>
          <w:t xml:space="preserve">that </w:t>
        </w:r>
      </w:ins>
      <w:ins w:id="39" w:author="Microsoft account" w:date="2021-09-05T01:38:00Z">
        <w:r w:rsidR="00136D13" w:rsidRPr="005E0887">
          <w:rPr>
            <w:rFonts w:ascii="Times New Roman" w:hAnsi="Times New Roman" w:cs="Times New Roman"/>
            <w:sz w:val="24"/>
            <w:szCs w:val="24"/>
          </w:rPr>
          <w:t>influen</w:t>
        </w:r>
        <w:r w:rsidR="00136D13">
          <w:rPr>
            <w:rFonts w:ascii="Times New Roman" w:hAnsi="Times New Roman" w:cs="Times New Roman"/>
            <w:sz w:val="24"/>
            <w:szCs w:val="24"/>
          </w:rPr>
          <w:t>cing</w:t>
        </w:r>
      </w:ins>
      <w:ins w:id="40" w:author="Microsoft account" w:date="2021-09-05T01:39:00Z">
        <w:r w:rsidR="00136D13" w:rsidRPr="00136D13">
          <w:rPr>
            <w:rFonts w:ascii="Times New Roman" w:hAnsi="Times New Roman" w:cs="Times New Roman"/>
            <w:sz w:val="24"/>
            <w:szCs w:val="24"/>
          </w:rPr>
          <w:t xml:space="preserve"> its prevalence</w:t>
        </w:r>
      </w:ins>
      <w:ins w:id="41" w:author="Microsoft account" w:date="2021-09-05T01:38:00Z">
        <w:r w:rsidR="00136D13" w:rsidRPr="005E0887">
          <w:rPr>
            <w:rFonts w:ascii="Times New Roman" w:hAnsi="Times New Roman" w:cs="Times New Roman"/>
            <w:sz w:val="24"/>
            <w:szCs w:val="24"/>
          </w:rPr>
          <w:t xml:space="preserve"> among the married women in Bangladesh</w:t>
        </w:r>
      </w:ins>
      <w:ins w:id="42" w:author="Microsoft account" w:date="2021-09-05T01:40:00Z">
        <w:r w:rsidR="00136D13">
          <w:rPr>
            <w:rFonts w:ascii="Times New Roman" w:hAnsi="Times New Roman" w:cs="Times New Roman"/>
            <w:sz w:val="24"/>
            <w:szCs w:val="24"/>
          </w:rPr>
          <w:t>.</w:t>
        </w:r>
      </w:ins>
      <w:ins w:id="43" w:author="Microsoft account" w:date="2021-09-05T01:41:00Z">
        <w:r w:rsidR="00136D13">
          <w:rPr>
            <w:rFonts w:ascii="Times New Roman" w:hAnsi="Times New Roman" w:cs="Times New Roman"/>
            <w:sz w:val="24"/>
            <w:szCs w:val="24"/>
          </w:rPr>
          <w:t xml:space="preserve"> </w:t>
        </w:r>
      </w:ins>
      <w:ins w:id="44" w:author="Microsoft account" w:date="2021-09-05T01:37:00Z">
        <w:r w:rsidR="00865C2A">
          <w:rPr>
            <w:rFonts w:ascii="Times New Roman" w:hAnsi="Times New Roman" w:cs="Times New Roman"/>
            <w:sz w:val="24"/>
            <w:szCs w:val="24"/>
          </w:rPr>
          <w:t>However,</w:t>
        </w:r>
      </w:ins>
      <w:ins w:id="45" w:author="Microsoft account" w:date="2021-09-05T01:44:00Z">
        <w:r w:rsidR="00865C2A">
          <w:rPr>
            <w:rFonts w:ascii="Times New Roman" w:hAnsi="Times New Roman" w:cs="Times New Roman"/>
            <w:sz w:val="24"/>
            <w:szCs w:val="24"/>
          </w:rPr>
          <w:t xml:space="preserve"> in our knowledge no studies conducted that explain the prevalence</w:t>
        </w:r>
      </w:ins>
      <w:ins w:id="46" w:author="Microsoft account" w:date="2021-09-05T01:45:00Z">
        <w:r w:rsidR="00865C2A">
          <w:rPr>
            <w:rFonts w:ascii="Times New Roman" w:hAnsi="Times New Roman" w:cs="Times New Roman"/>
            <w:sz w:val="24"/>
            <w:szCs w:val="24"/>
          </w:rPr>
          <w:t>, trends,</w:t>
        </w:r>
      </w:ins>
      <w:ins w:id="47" w:author="Microsoft account" w:date="2021-09-05T01:44:00Z">
        <w:r w:rsidR="00865C2A">
          <w:rPr>
            <w:rFonts w:ascii="Times New Roman" w:hAnsi="Times New Roman" w:cs="Times New Roman"/>
            <w:sz w:val="24"/>
            <w:szCs w:val="24"/>
          </w:rPr>
          <w:t xml:space="preserve"> and</w:t>
        </w:r>
      </w:ins>
      <w:ins w:id="48" w:author="Microsoft account" w:date="2021-09-05T01:42:00Z">
        <w:r w:rsidR="00865C2A">
          <w:rPr>
            <w:rFonts w:ascii="Times New Roman" w:hAnsi="Times New Roman" w:cs="Times New Roman"/>
            <w:sz w:val="24"/>
            <w:szCs w:val="24"/>
          </w:rPr>
          <w:t xml:space="preserve"> </w:t>
        </w:r>
      </w:ins>
      <w:ins w:id="49" w:author="Microsoft account" w:date="2021-09-05T01:46:00Z">
        <w:r w:rsidR="00865C2A">
          <w:rPr>
            <w:rFonts w:ascii="Times New Roman" w:hAnsi="Times New Roman" w:cs="Times New Roman"/>
            <w:sz w:val="24"/>
            <w:szCs w:val="24"/>
          </w:rPr>
          <w:t xml:space="preserve">the </w:t>
        </w:r>
      </w:ins>
      <w:ins w:id="50" w:author="Microsoft account" w:date="2021-09-05T01:43:00Z">
        <w:r w:rsidR="00865C2A">
          <w:rPr>
            <w:rFonts w:ascii="Times New Roman" w:hAnsi="Times New Roman" w:cs="Times New Roman"/>
            <w:sz w:val="24"/>
            <w:szCs w:val="24"/>
          </w:rPr>
          <w:t xml:space="preserve">determinants </w:t>
        </w:r>
      </w:ins>
      <w:ins w:id="51" w:author="Microsoft account" w:date="2021-09-05T01:46:00Z">
        <w:r w:rsidR="00865C2A">
          <w:rPr>
            <w:rFonts w:ascii="Times New Roman" w:hAnsi="Times New Roman" w:cs="Times New Roman"/>
            <w:sz w:val="24"/>
            <w:szCs w:val="24"/>
          </w:rPr>
          <w:t xml:space="preserve">with several survey data in Bangladesh. </w:t>
        </w:r>
      </w:ins>
      <w:ins w:id="52" w:author="Microsoft account" w:date="2021-09-05T01:22:00Z">
        <w:r w:rsidRPr="005E0887">
          <w:rPr>
            <w:rFonts w:ascii="Times New Roman" w:hAnsi="Times New Roman" w:cs="Times New Roman"/>
            <w:sz w:val="24"/>
            <w:szCs w:val="24"/>
          </w:rPr>
          <w:t>So, it is required to cond</w:t>
        </w:r>
        <w:r w:rsidR="00865C2A">
          <w:rPr>
            <w:rFonts w:ascii="Times New Roman" w:hAnsi="Times New Roman" w:cs="Times New Roman"/>
            <w:sz w:val="24"/>
            <w:szCs w:val="24"/>
          </w:rPr>
          <w:t>uct studies based on all recent survey</w:t>
        </w:r>
        <w:r w:rsidRPr="005E0887">
          <w:rPr>
            <w:rFonts w:ascii="Times New Roman" w:hAnsi="Times New Roman" w:cs="Times New Roman"/>
            <w:sz w:val="24"/>
            <w:szCs w:val="24"/>
          </w:rPr>
          <w:t xml:space="preserve"> data to explore the</w:t>
        </w:r>
        <w:r w:rsidR="002B2B1E">
          <w:rPr>
            <w:rFonts w:ascii="Times New Roman" w:hAnsi="Times New Roman" w:cs="Times New Roman"/>
            <w:sz w:val="24"/>
            <w:szCs w:val="24"/>
          </w:rPr>
          <w:t xml:space="preserve"> </w:t>
        </w:r>
        <w:r w:rsidR="004F7702">
          <w:rPr>
            <w:rFonts w:ascii="Times New Roman" w:hAnsi="Times New Roman" w:cs="Times New Roman"/>
            <w:sz w:val="24"/>
            <w:szCs w:val="24"/>
          </w:rPr>
          <w:t xml:space="preserve">determinants of HIV awareness. </w:t>
        </w:r>
      </w:ins>
      <w:ins w:id="53" w:author="Microsoft account" w:date="2021-09-05T01:48:00Z">
        <w:r w:rsidR="002B2B1E" w:rsidRPr="002B2B1E">
          <w:rPr>
            <w:rFonts w:ascii="Times New Roman" w:hAnsi="Times New Roman" w:cs="Times New Roman"/>
            <w:sz w:val="24"/>
            <w:szCs w:val="24"/>
          </w:rPr>
          <w:t xml:space="preserve">In this study, we aimed to </w:t>
        </w:r>
      </w:ins>
      <w:ins w:id="54" w:author="Microsoft account" w:date="2021-09-05T01:50:00Z">
        <w:r w:rsidR="002B2B1E">
          <w:rPr>
            <w:rFonts w:ascii="Times New Roman" w:hAnsi="Times New Roman" w:cs="Times New Roman"/>
            <w:sz w:val="24"/>
            <w:szCs w:val="24"/>
          </w:rPr>
          <w:t>find</w:t>
        </w:r>
      </w:ins>
      <w:ins w:id="55" w:author="Microsoft account" w:date="2021-09-05T01:48:00Z">
        <w:r w:rsidR="002B2B1E">
          <w:rPr>
            <w:rFonts w:ascii="Times New Roman" w:hAnsi="Times New Roman" w:cs="Times New Roman"/>
            <w:sz w:val="24"/>
            <w:szCs w:val="24"/>
          </w:rPr>
          <w:t xml:space="preserve"> the determinants</w:t>
        </w:r>
        <w:r w:rsidR="002B2B1E" w:rsidRPr="002B2B1E">
          <w:rPr>
            <w:rFonts w:ascii="Times New Roman" w:hAnsi="Times New Roman" w:cs="Times New Roman"/>
            <w:sz w:val="24"/>
            <w:szCs w:val="24"/>
          </w:rPr>
          <w:t xml:space="preserve"> of HIV knowledge</w:t>
        </w:r>
      </w:ins>
      <w:ins w:id="56" w:author="Microsoft account" w:date="2021-09-05T01:51:00Z">
        <w:r w:rsidR="002B2B1E">
          <w:rPr>
            <w:rFonts w:ascii="Times New Roman" w:hAnsi="Times New Roman" w:cs="Times New Roman"/>
            <w:sz w:val="24"/>
            <w:szCs w:val="24"/>
          </w:rPr>
          <w:t xml:space="preserve"> and awareness level</w:t>
        </w:r>
      </w:ins>
      <w:ins w:id="57" w:author="Microsoft account" w:date="2021-09-05T01:48:00Z">
        <w:r w:rsidR="002B2B1E" w:rsidRPr="002B2B1E">
          <w:rPr>
            <w:rFonts w:ascii="Times New Roman" w:hAnsi="Times New Roman" w:cs="Times New Roman"/>
            <w:sz w:val="24"/>
            <w:szCs w:val="24"/>
          </w:rPr>
          <w:t xml:space="preserve"> in relation to the socio-demographic variables </w:t>
        </w:r>
      </w:ins>
      <w:ins w:id="58" w:author="Microsoft account" w:date="2021-09-05T01:51:00Z">
        <w:r w:rsidR="002B2B1E" w:rsidRPr="005E0887">
          <w:rPr>
            <w:rFonts w:ascii="Times New Roman" w:hAnsi="Times New Roman" w:cs="Times New Roman"/>
            <w:sz w:val="24"/>
            <w:szCs w:val="24"/>
          </w:rPr>
          <w:t>influencing among t</w:t>
        </w:r>
        <w:r w:rsidR="004F7702">
          <w:rPr>
            <w:rFonts w:ascii="Times New Roman" w:hAnsi="Times New Roman" w:cs="Times New Roman"/>
            <w:sz w:val="24"/>
            <w:szCs w:val="24"/>
          </w:rPr>
          <w:t xml:space="preserve">he married women in Bangladesh. </w:t>
        </w:r>
      </w:ins>
      <w:ins w:id="59" w:author="Microsoft account" w:date="2021-09-05T01:54:00Z">
        <w:r w:rsidR="004F7702">
          <w:rPr>
            <w:rStyle w:val="fontstyle01"/>
            <w:rFonts w:ascii="Times New Roman" w:hAnsi="Times New Roman" w:cs="Times New Roman"/>
            <w:sz w:val="24"/>
            <w:szCs w:val="24"/>
          </w:rPr>
          <w:t>We used three</w:t>
        </w:r>
        <w:r w:rsidR="004F7702" w:rsidRPr="00B36F30">
          <w:rPr>
            <w:rStyle w:val="fontstyle01"/>
            <w:rFonts w:ascii="Times New Roman" w:hAnsi="Times New Roman" w:cs="Times New Roman"/>
            <w:sz w:val="24"/>
            <w:szCs w:val="24"/>
          </w:rPr>
          <w:t xml:space="preserve"> waves of Multiple Indicator Cluster Survey (MICS) conducted in </w:t>
        </w:r>
        <w:r w:rsidR="004F7702">
          <w:rPr>
            <w:rStyle w:val="fontstyle01"/>
            <w:rFonts w:ascii="Times New Roman" w:hAnsi="Times New Roman" w:cs="Times New Roman"/>
            <w:sz w:val="24"/>
            <w:szCs w:val="24"/>
          </w:rPr>
          <w:t xml:space="preserve">2006, </w:t>
        </w:r>
        <w:r w:rsidR="004F7702" w:rsidRPr="00B36F30">
          <w:rPr>
            <w:rStyle w:val="fontstyle01"/>
            <w:rFonts w:ascii="Times New Roman" w:hAnsi="Times New Roman" w:cs="Times New Roman"/>
            <w:sz w:val="24"/>
            <w:szCs w:val="24"/>
          </w:rPr>
          <w:t>2012</w:t>
        </w:r>
        <w:r w:rsidR="004F7702">
          <w:rPr>
            <w:rStyle w:val="fontstyle01"/>
            <w:rFonts w:ascii="Times New Roman" w:hAnsi="Times New Roman" w:cs="Times New Roman"/>
            <w:sz w:val="24"/>
            <w:szCs w:val="24"/>
          </w:rPr>
          <w:t>,</w:t>
        </w:r>
        <w:r w:rsidR="004F7702" w:rsidRPr="00B36F30">
          <w:rPr>
            <w:rStyle w:val="fontstyle01"/>
            <w:rFonts w:ascii="Times New Roman" w:hAnsi="Times New Roman" w:cs="Times New Roman"/>
            <w:sz w:val="24"/>
            <w:szCs w:val="24"/>
          </w:rPr>
          <w:t xml:space="preserve"> and 2019.</w:t>
        </w:r>
        <w:r w:rsidR="004F7702" w:rsidRPr="00B36F30">
          <w:rPr>
            <w:rFonts w:ascii="Times New Roman" w:hAnsi="Times New Roman" w:cs="Times New Roman"/>
            <w:sz w:val="24"/>
            <w:szCs w:val="24"/>
          </w:rPr>
          <w:t xml:space="preserve"> </w:t>
        </w:r>
      </w:ins>
      <w:ins w:id="60" w:author="Microsoft account" w:date="2021-09-05T01:56:00Z">
        <w:r w:rsidR="004F7702">
          <w:rPr>
            <w:rFonts w:ascii="Times New Roman" w:hAnsi="Times New Roman" w:cs="Times New Roman"/>
            <w:bCs/>
            <w:sz w:val="24"/>
            <w:szCs w:val="24"/>
          </w:rPr>
          <w:t>This study included 33843 in 2006, 20727 in 2012, and 29724 in 2019</w:t>
        </w:r>
        <w:r w:rsidR="004F7702" w:rsidRPr="001B61C1">
          <w:rPr>
            <w:rFonts w:ascii="Times New Roman" w:hAnsi="Times New Roman" w:cs="Times New Roman"/>
            <w:bCs/>
            <w:sz w:val="24"/>
            <w:szCs w:val="24"/>
          </w:rPr>
          <w:t xml:space="preserve"> </w:t>
        </w:r>
        <w:r w:rsidR="004F7702">
          <w:rPr>
            <w:rFonts w:ascii="Times New Roman" w:hAnsi="Times New Roman" w:cs="Times New Roman"/>
            <w:bCs/>
            <w:sz w:val="24"/>
            <w:szCs w:val="24"/>
          </w:rPr>
          <w:t>married women who heard about HIV</w:t>
        </w:r>
        <w:r w:rsidR="004F7702">
          <w:rPr>
            <w:rFonts w:ascii="Times New Roman" w:hAnsi="Times New Roman" w:cs="Times New Roman"/>
            <w:bCs/>
            <w:sz w:val="24"/>
            <w:szCs w:val="24"/>
          </w:rPr>
          <w:t xml:space="preserve">. </w:t>
        </w:r>
      </w:ins>
      <w:ins w:id="61" w:author="Microsoft account" w:date="2021-09-05T01:22:00Z">
        <w:r w:rsidRPr="005E0887">
          <w:rPr>
            <w:rFonts w:ascii="Times New Roman" w:hAnsi="Times New Roman" w:cs="Times New Roman"/>
            <w:sz w:val="24"/>
            <w:szCs w:val="24"/>
          </w:rPr>
          <w:t>A score of the respondent’s knowledge and awarene</w:t>
        </w:r>
        <w:r w:rsidR="004F7702">
          <w:rPr>
            <w:rFonts w:ascii="Times New Roman" w:hAnsi="Times New Roman" w:cs="Times New Roman"/>
            <w:sz w:val="24"/>
            <w:szCs w:val="24"/>
          </w:rPr>
          <w:t>ss was determined based on some</w:t>
        </w:r>
        <w:r w:rsidRPr="005E0887">
          <w:rPr>
            <w:rFonts w:ascii="Times New Roman" w:hAnsi="Times New Roman" w:cs="Times New Roman"/>
            <w:sz w:val="24"/>
            <w:szCs w:val="24"/>
          </w:rPr>
          <w:t xml:space="preserve"> questions. We used </w:t>
        </w:r>
      </w:ins>
      <w:ins w:id="62" w:author="Microsoft account" w:date="2021-09-05T01:58:00Z">
        <w:r w:rsidR="004F7702">
          <w:rPr>
            <w:rFonts w:ascii="Times New Roman" w:hAnsi="Times New Roman" w:cs="Times New Roman"/>
            <w:sz w:val="24"/>
            <w:szCs w:val="24"/>
          </w:rPr>
          <w:t xml:space="preserve">stepwise </w:t>
        </w:r>
      </w:ins>
      <w:ins w:id="63" w:author="Microsoft account" w:date="2021-09-05T01:22:00Z">
        <w:r w:rsidRPr="005E0887">
          <w:rPr>
            <w:rFonts w:ascii="Times New Roman" w:hAnsi="Times New Roman" w:cs="Times New Roman"/>
            <w:sz w:val="24"/>
            <w:szCs w:val="24"/>
          </w:rPr>
          <w:t xml:space="preserve">logistic regression models for </w:t>
        </w:r>
      </w:ins>
      <w:ins w:id="64" w:author="Microsoft account" w:date="2021-09-05T01:56:00Z">
        <w:r w:rsidR="004F7702" w:rsidRPr="005E0887">
          <w:rPr>
            <w:rFonts w:ascii="Times New Roman" w:hAnsi="Times New Roman" w:cs="Times New Roman"/>
            <w:sz w:val="24"/>
            <w:szCs w:val="24"/>
          </w:rPr>
          <w:t>analyzing</w:t>
        </w:r>
      </w:ins>
      <w:ins w:id="65" w:author="Microsoft account" w:date="2021-09-05T01:22:00Z">
        <w:r w:rsidRPr="005E0887">
          <w:rPr>
            <w:rFonts w:ascii="Times New Roman" w:hAnsi="Times New Roman" w:cs="Times New Roman"/>
            <w:sz w:val="24"/>
            <w:szCs w:val="24"/>
          </w:rPr>
          <w:t xml:space="preserve"> the data. We found </w:t>
        </w:r>
      </w:ins>
      <w:ins w:id="66" w:author="Microsoft account" w:date="2021-09-05T02:01:00Z">
        <w:r w:rsidR="004F7702">
          <w:rPr>
            <w:rFonts w:ascii="Times New Roman" w:hAnsi="Times New Roman" w:cs="Times New Roman"/>
            <w:bCs/>
            <w:sz w:val="24"/>
            <w:szCs w:val="24"/>
          </w:rPr>
          <w:t>t</w:t>
        </w:r>
        <w:r w:rsidR="004F7702" w:rsidRPr="001B61C1">
          <w:rPr>
            <w:rFonts w:ascii="Times New Roman" w:hAnsi="Times New Roman" w:cs="Times New Roman"/>
            <w:bCs/>
            <w:sz w:val="24"/>
            <w:szCs w:val="24"/>
          </w:rPr>
          <w:t>he prevalence of</w:t>
        </w:r>
        <w:r w:rsidR="004F7702">
          <w:rPr>
            <w:rFonts w:ascii="Times New Roman" w:hAnsi="Times New Roman" w:cs="Times New Roman"/>
            <w:bCs/>
            <w:sz w:val="24"/>
            <w:szCs w:val="24"/>
          </w:rPr>
          <w:t xml:space="preserve"> </w:t>
        </w:r>
        <w:r w:rsidR="004F7702">
          <w:rPr>
            <w:rFonts w:ascii="Times New Roman" w:hAnsi="Times New Roman" w:cs="Times New Roman"/>
            <w:bCs/>
            <w:sz w:val="24"/>
            <w:szCs w:val="24"/>
          </w:rPr>
          <w:t>adequate</w:t>
        </w:r>
        <w:r w:rsidR="004F7702" w:rsidRPr="001B61C1">
          <w:rPr>
            <w:rFonts w:ascii="Times New Roman" w:hAnsi="Times New Roman" w:cs="Times New Roman"/>
            <w:bCs/>
            <w:sz w:val="24"/>
            <w:szCs w:val="24"/>
          </w:rPr>
          <w:t xml:space="preserve"> </w:t>
        </w:r>
        <w:r w:rsidR="004F7702">
          <w:rPr>
            <w:rFonts w:ascii="Times New Roman" w:hAnsi="Times New Roman" w:cs="Times New Roman"/>
            <w:bCs/>
            <w:sz w:val="24"/>
            <w:szCs w:val="24"/>
          </w:rPr>
          <w:t>knowledge and awareness</w:t>
        </w:r>
        <w:r w:rsidR="004F7702">
          <w:rPr>
            <w:rFonts w:ascii="Times New Roman" w:hAnsi="Times New Roman" w:cs="Times New Roman"/>
            <w:bCs/>
            <w:sz w:val="24"/>
            <w:szCs w:val="24"/>
          </w:rPr>
          <w:t xml:space="preserve"> level of different</w:t>
        </w:r>
        <w:r w:rsidR="004F7702">
          <w:rPr>
            <w:rFonts w:ascii="Times New Roman" w:hAnsi="Times New Roman" w:cs="Times New Roman"/>
            <w:bCs/>
            <w:sz w:val="24"/>
            <w:szCs w:val="24"/>
          </w:rPr>
          <w:t xml:space="preserve"> questions increased from 55.20% in 2006 to 58.69% in </w:t>
        </w:r>
        <w:r w:rsidR="004F7702">
          <w:rPr>
            <w:rFonts w:ascii="Times New Roman" w:hAnsi="Times New Roman" w:cs="Times New Roman"/>
            <w:bCs/>
            <w:sz w:val="24"/>
            <w:szCs w:val="24"/>
          </w:rPr>
          <w:t xml:space="preserve">2019 </w:t>
        </w:r>
        <w:r w:rsidR="004F7702" w:rsidRPr="005E0887">
          <w:rPr>
            <w:rFonts w:ascii="Times New Roman" w:hAnsi="Times New Roman" w:cs="Times New Roman"/>
            <w:sz w:val="24"/>
            <w:szCs w:val="24"/>
          </w:rPr>
          <w:t>about</w:t>
        </w:r>
      </w:ins>
      <w:ins w:id="67" w:author="Microsoft account" w:date="2021-09-05T01:22:00Z">
        <w:r w:rsidRPr="005E0887">
          <w:rPr>
            <w:rFonts w:ascii="Times New Roman" w:hAnsi="Times New Roman" w:cs="Times New Roman"/>
            <w:sz w:val="24"/>
            <w:szCs w:val="24"/>
          </w:rPr>
          <w:t xml:space="preserve"> the HIV/AIDS. Respondents’ education status, </w:t>
        </w:r>
      </w:ins>
      <w:ins w:id="68" w:author="Microsoft account" w:date="2021-09-05T02:02:00Z">
        <w:r w:rsidR="00B04544" w:rsidRPr="005E0887">
          <w:rPr>
            <w:rFonts w:ascii="Times New Roman" w:hAnsi="Times New Roman" w:cs="Times New Roman"/>
            <w:sz w:val="24"/>
            <w:szCs w:val="24"/>
          </w:rPr>
          <w:t>mass media</w:t>
        </w:r>
      </w:ins>
      <w:ins w:id="69" w:author="Microsoft account" w:date="2021-09-05T01:22:00Z">
        <w:r w:rsidRPr="005E0887">
          <w:rPr>
            <w:rFonts w:ascii="Times New Roman" w:hAnsi="Times New Roman" w:cs="Times New Roman"/>
            <w:sz w:val="24"/>
            <w:szCs w:val="24"/>
          </w:rPr>
          <w:t xml:space="preserve"> access, place of living, and working status played sig</w:t>
        </w:r>
        <w:r w:rsidR="00B04544">
          <w:rPr>
            <w:rFonts w:ascii="Times New Roman" w:hAnsi="Times New Roman" w:cs="Times New Roman"/>
            <w:sz w:val="24"/>
            <w:szCs w:val="24"/>
          </w:rPr>
          <w:t xml:space="preserve">nificant role on the awareness. </w:t>
        </w:r>
        <w:r w:rsidRPr="005E0887">
          <w:rPr>
            <w:rFonts w:ascii="Times New Roman" w:hAnsi="Times New Roman" w:cs="Times New Roman"/>
            <w:sz w:val="24"/>
            <w:szCs w:val="24"/>
          </w:rPr>
          <w:t>As expected, respondents with higher education were more aware than those with no education</w:t>
        </w:r>
      </w:ins>
      <w:ins w:id="70" w:author="Microsoft account" w:date="2021-09-05T02:04:00Z">
        <w:r w:rsidR="00B04544">
          <w:rPr>
            <w:rFonts w:ascii="Times New Roman" w:hAnsi="Times New Roman" w:cs="Times New Roman"/>
            <w:sz w:val="24"/>
            <w:szCs w:val="24"/>
          </w:rPr>
          <w:t>.</w:t>
        </w:r>
      </w:ins>
      <w:ins w:id="71" w:author="Microsoft account" w:date="2021-09-05T02:06:00Z">
        <w:r w:rsidR="00B04544" w:rsidRPr="00B04544">
          <w:t xml:space="preserve"> </w:t>
        </w:r>
        <w:r w:rsidR="00B04544" w:rsidRPr="00B04544">
          <w:rPr>
            <w:rFonts w:ascii="Times New Roman" w:hAnsi="Times New Roman" w:cs="Times New Roman"/>
            <w:sz w:val="24"/>
            <w:szCs w:val="24"/>
          </w:rPr>
          <w:t>Respondents having highest education had 4.03 (95% CI: 3.50-4.64) times more chance to obtain “High Score” in 2019 MICS which is 5.30 times in 2012 MICS (95% CI: 4.41-6.37) and 2.58 times in 2006 MICS (95% CI: 2.28-2.93) compared to illiterate married women.</w:t>
        </w:r>
      </w:ins>
      <w:ins w:id="72" w:author="Microsoft account" w:date="2021-09-05T01:22:00Z">
        <w:r w:rsidR="00F524B8">
          <w:rPr>
            <w:rFonts w:ascii="Times New Roman" w:hAnsi="Times New Roman" w:cs="Times New Roman"/>
            <w:sz w:val="24"/>
            <w:szCs w:val="24"/>
          </w:rPr>
          <w:t xml:space="preserve"> </w:t>
        </w:r>
        <w:r w:rsidRPr="005E0887">
          <w:rPr>
            <w:rFonts w:ascii="Times New Roman" w:hAnsi="Times New Roman" w:cs="Times New Roman"/>
            <w:sz w:val="24"/>
            <w:szCs w:val="24"/>
          </w:rPr>
          <w:t xml:space="preserve">Moreover, </w:t>
        </w:r>
      </w:ins>
      <w:ins w:id="73" w:author="Microsoft account" w:date="2021-09-05T02:07:00Z">
        <w:r w:rsidR="00F524B8" w:rsidRPr="00B36F30">
          <w:rPr>
            <w:rFonts w:ascii="Times New Roman" w:hAnsi="Times New Roman" w:cs="Times New Roman"/>
            <w:bCs/>
            <w:sz w:val="24"/>
            <w:szCs w:val="24"/>
          </w:rPr>
          <w:t xml:space="preserve">respondents from urban area </w:t>
        </w:r>
        <w:r w:rsidR="00F524B8">
          <w:rPr>
            <w:rFonts w:ascii="Times New Roman" w:hAnsi="Times New Roman" w:cs="Times New Roman"/>
            <w:bCs/>
            <w:sz w:val="24"/>
            <w:szCs w:val="24"/>
          </w:rPr>
          <w:t xml:space="preserve">were 1.13 </w:t>
        </w:r>
        <w:r w:rsidR="00F524B8" w:rsidRPr="00B36F30">
          <w:rPr>
            <w:rFonts w:ascii="Times New Roman" w:hAnsi="Times New Roman" w:cs="Times New Roman"/>
            <w:bCs/>
            <w:sz w:val="24"/>
            <w:szCs w:val="24"/>
          </w:rPr>
          <w:t xml:space="preserve">(95% CI: 1.04-1.22) </w:t>
        </w:r>
        <w:r w:rsidR="00F524B8">
          <w:rPr>
            <w:rFonts w:ascii="Times New Roman" w:hAnsi="Times New Roman" w:cs="Times New Roman"/>
            <w:bCs/>
            <w:sz w:val="24"/>
            <w:szCs w:val="24"/>
          </w:rPr>
          <w:t>times more chance to obtain</w:t>
        </w:r>
        <w:r w:rsidR="00F524B8" w:rsidRPr="00B36F30">
          <w:rPr>
            <w:rFonts w:ascii="Times New Roman" w:hAnsi="Times New Roman" w:cs="Times New Roman"/>
            <w:bCs/>
            <w:sz w:val="24"/>
            <w:szCs w:val="24"/>
          </w:rPr>
          <w:t xml:space="preserve"> </w:t>
        </w:r>
        <w:r w:rsidR="00F524B8">
          <w:rPr>
            <w:rFonts w:ascii="Times New Roman" w:hAnsi="Times New Roman" w:cs="Times New Roman"/>
            <w:bCs/>
            <w:sz w:val="24"/>
            <w:szCs w:val="24"/>
          </w:rPr>
          <w:t>“H</w:t>
        </w:r>
        <w:r w:rsidR="00F524B8" w:rsidRPr="00B36F30">
          <w:rPr>
            <w:rFonts w:ascii="Times New Roman" w:hAnsi="Times New Roman" w:cs="Times New Roman"/>
            <w:bCs/>
            <w:sz w:val="24"/>
            <w:szCs w:val="24"/>
          </w:rPr>
          <w:t xml:space="preserve">igh </w:t>
        </w:r>
        <w:r w:rsidR="00F524B8">
          <w:rPr>
            <w:rFonts w:ascii="Times New Roman" w:hAnsi="Times New Roman" w:cs="Times New Roman"/>
            <w:bCs/>
            <w:sz w:val="24"/>
            <w:szCs w:val="24"/>
          </w:rPr>
          <w:t>S</w:t>
        </w:r>
        <w:r w:rsidR="00F524B8" w:rsidRPr="00B36F30">
          <w:rPr>
            <w:rFonts w:ascii="Times New Roman" w:hAnsi="Times New Roman" w:cs="Times New Roman"/>
            <w:bCs/>
            <w:sz w:val="24"/>
            <w:szCs w:val="24"/>
          </w:rPr>
          <w:t>core</w:t>
        </w:r>
        <w:r w:rsidR="00F524B8">
          <w:rPr>
            <w:rFonts w:ascii="Times New Roman" w:hAnsi="Times New Roman" w:cs="Times New Roman"/>
            <w:bCs/>
            <w:sz w:val="24"/>
            <w:szCs w:val="24"/>
          </w:rPr>
          <w:t>”</w:t>
        </w:r>
        <w:r w:rsidR="00F524B8" w:rsidRPr="00B36F30">
          <w:rPr>
            <w:rFonts w:ascii="Times New Roman" w:hAnsi="Times New Roman" w:cs="Times New Roman"/>
            <w:bCs/>
            <w:sz w:val="24"/>
            <w:szCs w:val="24"/>
          </w:rPr>
          <w:t xml:space="preserve"> compare to rural area in 2019 MICS which </w:t>
        </w:r>
        <w:r w:rsidR="00F524B8">
          <w:rPr>
            <w:rFonts w:ascii="Times New Roman" w:hAnsi="Times New Roman" w:cs="Times New Roman"/>
            <w:bCs/>
            <w:sz w:val="24"/>
            <w:szCs w:val="24"/>
          </w:rPr>
          <w:t>is smaller in</w:t>
        </w:r>
        <w:r w:rsidR="00F524B8" w:rsidRPr="00B36F30">
          <w:rPr>
            <w:rFonts w:ascii="Times New Roman" w:hAnsi="Times New Roman" w:cs="Times New Roman"/>
            <w:bCs/>
            <w:sz w:val="24"/>
            <w:szCs w:val="24"/>
          </w:rPr>
          <w:t xml:space="preserve"> 2012 MICS </w:t>
        </w:r>
        <w:r w:rsidR="00F524B8">
          <w:rPr>
            <w:rFonts w:ascii="Times New Roman" w:hAnsi="Times New Roman" w:cs="Times New Roman"/>
            <w:bCs/>
            <w:sz w:val="24"/>
            <w:szCs w:val="24"/>
          </w:rPr>
          <w:t xml:space="preserve">1.14 </w:t>
        </w:r>
        <w:r w:rsidR="00F524B8" w:rsidRPr="00B36F30">
          <w:rPr>
            <w:rFonts w:ascii="Times New Roman" w:hAnsi="Times New Roman" w:cs="Times New Roman"/>
            <w:bCs/>
            <w:sz w:val="24"/>
            <w:szCs w:val="24"/>
          </w:rPr>
          <w:t xml:space="preserve">(95% CI: 1.01-1.29) and 2006 MICS </w:t>
        </w:r>
        <w:r w:rsidR="00F524B8">
          <w:rPr>
            <w:rFonts w:ascii="Times New Roman" w:hAnsi="Times New Roman" w:cs="Times New Roman"/>
            <w:bCs/>
            <w:sz w:val="24"/>
            <w:szCs w:val="24"/>
          </w:rPr>
          <w:t>1.16 (</w:t>
        </w:r>
        <w:r w:rsidR="00F524B8" w:rsidRPr="00B36F30">
          <w:rPr>
            <w:rFonts w:ascii="Times New Roman" w:hAnsi="Times New Roman" w:cs="Times New Roman"/>
            <w:bCs/>
            <w:sz w:val="24"/>
            <w:szCs w:val="24"/>
          </w:rPr>
          <w:t>95% CI: 1.06-1.26), respectively</w:t>
        </w:r>
        <w:r w:rsidR="00F524B8">
          <w:rPr>
            <w:rFonts w:ascii="Times New Roman" w:hAnsi="Times New Roman" w:cs="Times New Roman"/>
            <w:bCs/>
            <w:sz w:val="24"/>
            <w:szCs w:val="24"/>
          </w:rPr>
          <w:t xml:space="preserve"> than the rural married women</w:t>
        </w:r>
      </w:ins>
      <w:ins w:id="74" w:author="Microsoft account" w:date="2021-09-05T01:22:00Z">
        <w:r w:rsidRPr="005E0887">
          <w:rPr>
            <w:rFonts w:ascii="Times New Roman" w:hAnsi="Times New Roman" w:cs="Times New Roman"/>
            <w:sz w:val="24"/>
            <w:szCs w:val="24"/>
          </w:rPr>
          <w:t xml:space="preserve">. </w:t>
        </w:r>
        <w:bookmarkStart w:id="75" w:name="_GoBack"/>
        <w:bookmarkEnd w:id="75"/>
        <w:r w:rsidRPr="005E0887">
          <w:rPr>
            <w:rFonts w:ascii="Times New Roman" w:hAnsi="Times New Roman" w:cs="Times New Roman"/>
            <w:sz w:val="24"/>
            <w:szCs w:val="24"/>
          </w:rPr>
          <w:t>Although a sizeable proportion of women had an adequate knowledge and awareness regarding the HIV/AIDS,</w:t>
        </w:r>
      </w:ins>
      <w:ins w:id="76" w:author="Microsoft account" w:date="2021-09-05T02:15:00Z">
        <w:r w:rsidR="00F524B8">
          <w:rPr>
            <w:rFonts w:ascii="Times New Roman" w:hAnsi="Times New Roman" w:cs="Times New Roman"/>
            <w:sz w:val="24"/>
            <w:szCs w:val="24"/>
          </w:rPr>
          <w:t xml:space="preserve"> but it is decreasing in recent survey. Thus,</w:t>
        </w:r>
      </w:ins>
      <w:ins w:id="77" w:author="Microsoft account" w:date="2021-09-05T01:22:00Z">
        <w:r w:rsidRPr="005E0887">
          <w:rPr>
            <w:rFonts w:ascii="Times New Roman" w:hAnsi="Times New Roman" w:cs="Times New Roman"/>
            <w:sz w:val="24"/>
            <w:szCs w:val="24"/>
          </w:rPr>
          <w:t xml:space="preserve"> we recommend implementing educational</w:t>
        </w:r>
      </w:ins>
      <w:ins w:id="78" w:author="Microsoft account" w:date="2021-09-05T02:17:00Z">
        <w:r w:rsidR="0054059B">
          <w:rPr>
            <w:rFonts w:ascii="Times New Roman" w:hAnsi="Times New Roman" w:cs="Times New Roman"/>
            <w:sz w:val="24"/>
            <w:szCs w:val="24"/>
          </w:rPr>
          <w:t xml:space="preserve"> </w:t>
        </w:r>
      </w:ins>
      <w:proofErr w:type="spellStart"/>
      <w:ins w:id="79" w:author="Microsoft account" w:date="2021-09-05T01:22:00Z">
        <w:r w:rsidRPr="005E0887">
          <w:rPr>
            <w:rFonts w:ascii="Times New Roman" w:hAnsi="Times New Roman" w:cs="Times New Roman"/>
            <w:sz w:val="24"/>
            <w:szCs w:val="24"/>
          </w:rPr>
          <w:t>programmes</w:t>
        </w:r>
        <w:proofErr w:type="spellEnd"/>
        <w:r w:rsidRPr="005E0887">
          <w:rPr>
            <w:rFonts w:ascii="Times New Roman" w:hAnsi="Times New Roman" w:cs="Times New Roman"/>
            <w:sz w:val="24"/>
            <w:szCs w:val="24"/>
          </w:rPr>
          <w:t xml:space="preserve"> in the curriculum</w:t>
        </w:r>
      </w:ins>
      <w:ins w:id="80" w:author="Microsoft account" w:date="2021-09-05T02:18:00Z">
        <w:r w:rsidR="0054059B">
          <w:rPr>
            <w:rFonts w:ascii="Times New Roman" w:hAnsi="Times New Roman" w:cs="Times New Roman"/>
            <w:sz w:val="24"/>
            <w:szCs w:val="24"/>
          </w:rPr>
          <w:t xml:space="preserve">, mass media </w:t>
        </w:r>
      </w:ins>
      <w:ins w:id="81" w:author="Microsoft account" w:date="2021-09-05T02:26:00Z">
        <w:r w:rsidR="0054059B" w:rsidRPr="0054059B">
          <w:rPr>
            <w:rFonts w:ascii="Times New Roman" w:hAnsi="Times New Roman" w:cs="Times New Roman"/>
            <w:sz w:val="24"/>
            <w:szCs w:val="24"/>
          </w:rPr>
          <w:t xml:space="preserve">i.e., </w:t>
        </w:r>
        <w:r w:rsidR="0054059B">
          <w:rPr>
            <w:rFonts w:ascii="Times New Roman" w:hAnsi="Times New Roman" w:cs="Times New Roman"/>
            <w:sz w:val="24"/>
            <w:szCs w:val="24"/>
          </w:rPr>
          <w:t>television or social media</w:t>
        </w:r>
      </w:ins>
      <w:ins w:id="82" w:author="Microsoft account" w:date="2021-09-05T02:18:00Z">
        <w:r w:rsidR="0054059B">
          <w:rPr>
            <w:rFonts w:ascii="Times New Roman" w:hAnsi="Times New Roman" w:cs="Times New Roman"/>
            <w:sz w:val="24"/>
            <w:szCs w:val="24"/>
          </w:rPr>
          <w:t xml:space="preserve"> </w:t>
        </w:r>
      </w:ins>
      <w:ins w:id="83" w:author="Microsoft account" w:date="2021-09-05T01:22:00Z">
        <w:r w:rsidRPr="005E0887">
          <w:rPr>
            <w:rFonts w:ascii="Times New Roman" w:hAnsi="Times New Roman" w:cs="Times New Roman"/>
            <w:sz w:val="24"/>
            <w:szCs w:val="24"/>
          </w:rPr>
          <w:t>to ensure a standard level of awareness throughout the nation.</w:t>
        </w:r>
      </w:ins>
    </w:p>
    <w:p w14:paraId="35D70963" w14:textId="77777777" w:rsidR="005E0887" w:rsidRDefault="005E0887">
      <w:pPr>
        <w:rPr>
          <w:ins w:id="84" w:author="Md Jamal Uddin" w:date="2021-08-02T08:43:00Z"/>
          <w:rFonts w:ascii="Times New Roman" w:hAnsi="Times New Roman" w:cs="Times New Roman"/>
          <w:sz w:val="24"/>
          <w:szCs w:val="24"/>
        </w:rPr>
      </w:pPr>
    </w:p>
    <w:p w14:paraId="54F17D30" w14:textId="5C9873C7" w:rsidR="00D35CF1" w:rsidRDefault="00D35CF1">
      <w:pPr>
        <w:rPr>
          <w:ins w:id="85" w:author="Md Jamal Uddin" w:date="2021-08-02T08:43:00Z"/>
          <w:rFonts w:ascii="Times New Roman" w:hAnsi="Times New Roman" w:cs="Times New Roman"/>
          <w:sz w:val="24"/>
          <w:szCs w:val="24"/>
        </w:rPr>
      </w:pPr>
      <w:ins w:id="86" w:author="Md Jamal Uddin" w:date="2021-08-02T08:43:00Z">
        <w:r w:rsidRPr="00B821A2">
          <w:rPr>
            <w:rFonts w:ascii="Times New Roman" w:hAnsi="Times New Roman" w:cs="Times New Roman"/>
            <w:b/>
            <w:sz w:val="24"/>
            <w:szCs w:val="24"/>
            <w:rPrChange w:id="87" w:author="Microsoft account" w:date="2021-09-05T02:28:00Z">
              <w:rPr>
                <w:rFonts w:ascii="Times New Roman" w:hAnsi="Times New Roman" w:cs="Times New Roman"/>
                <w:sz w:val="24"/>
                <w:szCs w:val="24"/>
              </w:rPr>
            </w:rPrChange>
          </w:rPr>
          <w:t>Keyw</w:t>
        </w:r>
        <w:del w:id="88" w:author="Microsoft account" w:date="2021-09-05T02:29:00Z">
          <w:r w:rsidRPr="00B821A2" w:rsidDel="005B19C4">
            <w:rPr>
              <w:rFonts w:ascii="Times New Roman" w:hAnsi="Times New Roman" w:cs="Times New Roman"/>
              <w:b/>
              <w:sz w:val="24"/>
              <w:szCs w:val="24"/>
              <w:rPrChange w:id="89" w:author="Microsoft account" w:date="2021-09-05T02:28:00Z">
                <w:rPr>
                  <w:rFonts w:ascii="Times New Roman" w:hAnsi="Times New Roman" w:cs="Times New Roman"/>
                  <w:sz w:val="24"/>
                  <w:szCs w:val="24"/>
                </w:rPr>
              </w:rPrChange>
            </w:rPr>
            <w:delText>a</w:delText>
          </w:r>
        </w:del>
        <w:r w:rsidRPr="00B821A2">
          <w:rPr>
            <w:rFonts w:ascii="Times New Roman" w:hAnsi="Times New Roman" w:cs="Times New Roman"/>
            <w:b/>
            <w:sz w:val="24"/>
            <w:szCs w:val="24"/>
            <w:rPrChange w:id="90" w:author="Microsoft account" w:date="2021-09-05T02:28:00Z">
              <w:rPr>
                <w:rFonts w:ascii="Times New Roman" w:hAnsi="Times New Roman" w:cs="Times New Roman"/>
                <w:sz w:val="24"/>
                <w:szCs w:val="24"/>
              </w:rPr>
            </w:rPrChange>
          </w:rPr>
          <w:t>ords</w:t>
        </w:r>
      </w:ins>
      <w:ins w:id="91" w:author="Microsoft account" w:date="2021-09-05T02:27:00Z">
        <w:r w:rsidR="00FC691E" w:rsidRPr="00B821A2">
          <w:rPr>
            <w:rFonts w:ascii="Times New Roman" w:hAnsi="Times New Roman" w:cs="Times New Roman"/>
            <w:b/>
            <w:sz w:val="24"/>
            <w:szCs w:val="24"/>
            <w:rPrChange w:id="92" w:author="Microsoft account" w:date="2021-09-05T02:28:00Z">
              <w:rPr>
                <w:rFonts w:ascii="Times New Roman" w:hAnsi="Times New Roman" w:cs="Times New Roman"/>
                <w:sz w:val="24"/>
                <w:szCs w:val="24"/>
              </w:rPr>
            </w:rPrChange>
          </w:rPr>
          <w:t>:</w:t>
        </w:r>
        <w:r w:rsidR="00FC691E">
          <w:rPr>
            <w:rFonts w:ascii="Times New Roman" w:hAnsi="Times New Roman" w:cs="Times New Roman"/>
            <w:sz w:val="24"/>
            <w:szCs w:val="24"/>
          </w:rPr>
          <w:t xml:space="preserve"> </w:t>
        </w:r>
      </w:ins>
      <w:ins w:id="93" w:author="Microsoft account" w:date="2021-09-05T02:29:00Z">
        <w:r w:rsidR="00B821A2" w:rsidRPr="00B821A2">
          <w:rPr>
            <w:rFonts w:ascii="Times New Roman" w:hAnsi="Times New Roman" w:cs="Times New Roman"/>
            <w:sz w:val="24"/>
            <w:szCs w:val="24"/>
          </w:rPr>
          <w:t>Multiple Indicator Cluster Survey (MICS); HIV/AIDS; awareness; knowledge; mass media; Global health; Married women, Women health</w:t>
        </w:r>
      </w:ins>
    </w:p>
    <w:p w14:paraId="2371FE63" w14:textId="3070080C" w:rsidR="00935F15" w:rsidRDefault="00935F15">
      <w:pPr>
        <w:rPr>
          <w:ins w:id="94" w:author="Md Jamal Uddin" w:date="2021-08-02T08:43:00Z"/>
          <w:rFonts w:ascii="Times New Roman" w:hAnsi="Times New Roman" w:cs="Times New Roman"/>
          <w:sz w:val="24"/>
          <w:szCs w:val="24"/>
        </w:rPr>
      </w:pPr>
      <w:ins w:id="95" w:author="Md Jamal Uddin" w:date="2021-08-02T08:43:00Z">
        <w:r>
          <w:rPr>
            <w:rFonts w:ascii="Times New Roman" w:hAnsi="Times New Roman" w:cs="Times New Roman"/>
            <w:sz w:val="24"/>
            <w:szCs w:val="24"/>
          </w:rPr>
          <w:br w:type="page"/>
        </w:r>
      </w:ins>
    </w:p>
    <w:p w14:paraId="0BEAB7AA" w14:textId="74CDDD53" w:rsidR="005E68AA" w:rsidRPr="00B36F30" w:rsidRDefault="005E68AA" w:rsidP="00B36F30">
      <w:pPr>
        <w:spacing w:after="0" w:line="480" w:lineRule="auto"/>
        <w:jc w:val="both"/>
        <w:rPr>
          <w:rFonts w:ascii="Times New Roman" w:hAnsi="Times New Roman" w:cs="Times New Roman"/>
          <w:sz w:val="24"/>
          <w:szCs w:val="24"/>
        </w:rPr>
      </w:pPr>
    </w:p>
    <w:p w14:paraId="6BFC9EB5" w14:textId="0AFC3EF5" w:rsidR="008B3D53" w:rsidRPr="00B36F30" w:rsidRDefault="00887102" w:rsidP="00B36F30">
      <w:pPr>
        <w:spacing w:after="0" w:line="480" w:lineRule="auto"/>
        <w:jc w:val="both"/>
        <w:rPr>
          <w:rFonts w:ascii="Times New Roman" w:hAnsi="Times New Roman" w:cs="Times New Roman"/>
          <w:b/>
          <w:sz w:val="24"/>
          <w:szCs w:val="24"/>
        </w:rPr>
      </w:pPr>
      <w:commentRangeStart w:id="96"/>
      <w:commentRangeStart w:id="97"/>
      <w:r w:rsidRPr="00B36F30">
        <w:rPr>
          <w:rFonts w:ascii="Times New Roman" w:hAnsi="Times New Roman" w:cs="Times New Roman"/>
          <w:b/>
          <w:sz w:val="24"/>
          <w:szCs w:val="24"/>
        </w:rPr>
        <w:t>Introduction</w:t>
      </w:r>
      <w:r w:rsidR="0094614C">
        <w:rPr>
          <w:rFonts w:ascii="Times New Roman" w:hAnsi="Times New Roman" w:cs="Times New Roman"/>
          <w:b/>
          <w:sz w:val="24"/>
          <w:szCs w:val="24"/>
        </w:rPr>
        <w:t>:</w:t>
      </w:r>
      <w:commentRangeEnd w:id="96"/>
      <w:r w:rsidR="002E1C77">
        <w:rPr>
          <w:rStyle w:val="CommentReference"/>
          <w:lang w:val="en-GB"/>
        </w:rPr>
        <w:commentReference w:id="96"/>
      </w:r>
      <w:commentRangeEnd w:id="97"/>
      <w:r w:rsidR="00B164EF">
        <w:rPr>
          <w:rStyle w:val="CommentReference"/>
          <w:lang w:val="en-GB"/>
        </w:rPr>
        <w:commentReference w:id="97"/>
      </w:r>
    </w:p>
    <w:p w14:paraId="55616BCE" w14:textId="7F87FCE8" w:rsidR="008B3D53" w:rsidRPr="00B36F30" w:rsidRDefault="000F1EDC" w:rsidP="00067FD0">
      <w:pPr>
        <w:spacing w:after="0" w:line="480" w:lineRule="auto"/>
        <w:rPr>
          <w:rFonts w:ascii="Times New Roman" w:hAnsi="Times New Roman" w:cs="Times New Roman"/>
          <w:sz w:val="24"/>
          <w:szCs w:val="24"/>
        </w:rPr>
      </w:pPr>
      <w:r w:rsidRPr="00B36F30">
        <w:rPr>
          <w:rFonts w:ascii="Times New Roman" w:hAnsi="Times New Roman" w:cs="Times New Roman"/>
          <w:sz w:val="24"/>
          <w:szCs w:val="24"/>
        </w:rPr>
        <w:t>Human Immunodeficiency Virus (HIV) / Acquired Immune Deficiency Syndrome (AIDS) is one of the most pandemic spreading diseases in worldwide and women in Bangladesh share a breeding ground of HIV compared to men</w:t>
      </w:r>
      <w:r w:rsidR="009157C8" w:rsidRPr="00B36F30">
        <w:rPr>
          <w:rFonts w:ascii="Times New Roman" w:hAnsi="Times New Roman" w:cs="Times New Roman"/>
          <w:sz w:val="24"/>
          <w:szCs w:val="24"/>
        </w:rPr>
        <w:fldChar w:fldCharType="begin" w:fldLock="1"/>
      </w:r>
      <w:r w:rsidR="009157C8" w:rsidRPr="00B36F30">
        <w:rPr>
          <w:rFonts w:ascii="Times New Roman" w:hAnsi="Times New Roman" w:cs="Times New Roman"/>
          <w:sz w:val="24"/>
          <w:szCs w:val="24"/>
        </w:rPr>
        <w:instrText>ADDIN CSL_CITATION {"citationItems":[{"id":"ITEM-1","itemData":{"DOI":"10.1080/17290376.2018.1523022","ISSN":"18134424","PMID":"30249174","abstract":"Women in Bangladesh share a greater risk of Human Immunodeficiency Virus (HIV)/Acquired Immune Deficiency Syndrome (AIDS) infection compared to men. Levels of knowledge and awareness largely contribute to the prevalence of the HIV epidemic and its consequences. So, it is required to conduct studies based on most recent data to explore the determinants of HIV awareness. Therefore, we aimed to find the awareness level and factors influencing HIV related awareness among the married women in Bangladesh. We used data from 2014 Bangladesh Demographic and Health Survey (BDHS). About two-third of total respondents who heard about the HIV/AIDS were selected and interviewed successfully (n = 12,593) about 11 basic questions related to individual’s awareness. A score of the respondent’s knowledge and awareness was determined based on these questions. We used logistic regression models for analysing the data. We found about 62% of the respondents had an adequate knowledge and consciousness about the HIV/AIDS. Respondents’ education status, mass-media access, place of living, and working status played significant role on the awareness. As expected, respondents with higher education were more aware than those with no education (odds ratio (OR) = 3.56, 95% confidence interval (CI): 2.99–4.23). Moreover, respondents who had access to the mass media were more likely to be aware compared to those who did not have the access (OR = 1.14, 95% CI: 1.04–1.26). Although a sizeable proportion of women had an adequate knowledge and awareness regarding the HIV/AIDS, we recommend implementing educational programmes related to HIV/AIDS in the curriculum to ensure a standard level of awareness throughout the nation. Since the respondents from rural areas scored significantly lower than the urban areas, awareness through mass media, particularly in rural areas, is of prime concern for raising awareness.","author":[{"dropping-particle":"","family":"Haque","given":"Md Ashiqul","non-dropping-particle":"","parse-names":false,"suffix":""},{"dropping-particle":"","family":"Hossain","given":"Md Sha Newaj","non-dropping-particle":"","parse-names":false,"suffix":""},{"dropping-particle":"","family":"Chowdhury","given":"Muhammad Abdul Baker","non-dropping-particle":"","parse-names":false,"suffix":""},{"dropping-particle":"","family":"Uddin","given":"Md Jamal","non-dropping-particle":"","parse-names":false,"suffix":""}],"container-title":"Sahara J","id":"ITEM-1","issue":"1","issued":{"date-parts":[["2018","1","1"]]},"page":"121-127","publisher":"Routledge","title":"Factors associated with knowledge and awareness of hiv/aids among married women in bangladesh: Evidence from a nationally representative survey","type":"article-journal","volume":"15"},"uris":["http://www.mendeley.com/documents/?uuid=3e68ad6d-a573-35ff-8eea-d97f0a0c2dee"]}],"mendeley":{"formattedCitation":"&lt;sup&gt;1&lt;/sup&gt;","plainTextFormattedCitation":"1","previouslyFormattedCitation":"&lt;sup&gt;1&lt;/sup&gt;"},"properties":{"noteIndex":0},"schema":"https://github.com/citation-style-language/schema/raw/master/csl-citation.json"}</w:instrText>
      </w:r>
      <w:r w:rsidR="009157C8" w:rsidRPr="00B36F30">
        <w:rPr>
          <w:rFonts w:ascii="Times New Roman" w:hAnsi="Times New Roman" w:cs="Times New Roman"/>
          <w:sz w:val="24"/>
          <w:szCs w:val="24"/>
        </w:rPr>
        <w:fldChar w:fldCharType="separate"/>
      </w:r>
      <w:r w:rsidR="009157C8" w:rsidRPr="00B36F30">
        <w:rPr>
          <w:rFonts w:ascii="Times New Roman" w:hAnsi="Times New Roman" w:cs="Times New Roman"/>
          <w:noProof/>
          <w:sz w:val="24"/>
          <w:szCs w:val="24"/>
          <w:vertAlign w:val="superscript"/>
        </w:rPr>
        <w:t>1</w:t>
      </w:r>
      <w:r w:rsidR="009157C8" w:rsidRPr="00B36F30">
        <w:rPr>
          <w:rFonts w:ascii="Times New Roman" w:hAnsi="Times New Roman" w:cs="Times New Roman"/>
          <w:sz w:val="24"/>
          <w:szCs w:val="24"/>
        </w:rPr>
        <w:fldChar w:fldCharType="end"/>
      </w:r>
      <w:r w:rsidRPr="00B36F30">
        <w:rPr>
          <w:rFonts w:ascii="Times New Roman" w:hAnsi="Times New Roman" w:cs="Times New Roman"/>
          <w:sz w:val="24"/>
          <w:szCs w:val="24"/>
        </w:rPr>
        <w:t xml:space="preserve">. </w:t>
      </w:r>
      <w:r w:rsidR="00701761" w:rsidRPr="00B36F30">
        <w:rPr>
          <w:rFonts w:ascii="Times New Roman" w:hAnsi="Times New Roman" w:cs="Times New Roman"/>
          <w:color w:val="FF0000"/>
          <w:sz w:val="24"/>
          <w:szCs w:val="24"/>
        </w:rPr>
        <w:t xml:space="preserve"> </w:t>
      </w:r>
      <w:r w:rsidR="00887102" w:rsidRPr="00B36F30">
        <w:rPr>
          <w:rFonts w:ascii="Times New Roman" w:hAnsi="Times New Roman" w:cs="Times New Roman"/>
          <w:sz w:val="24"/>
          <w:szCs w:val="24"/>
        </w:rPr>
        <w:t xml:space="preserve">Despite of </w:t>
      </w:r>
      <w:del w:id="98" w:author="Chowdhury,Muhammad Abdul Baker" w:date="2021-07-30T21:11:00Z">
        <w:r w:rsidR="00887102" w:rsidRPr="00B36F30" w:rsidDel="00B97BB3">
          <w:rPr>
            <w:rFonts w:ascii="Times New Roman" w:hAnsi="Times New Roman" w:cs="Times New Roman"/>
            <w:sz w:val="24"/>
            <w:szCs w:val="24"/>
          </w:rPr>
          <w:delText xml:space="preserve">numerous </w:delText>
        </w:r>
      </w:del>
      <w:ins w:id="99" w:author="Chowdhury,Muhammad Abdul Baker" w:date="2021-07-30T21:11:00Z">
        <w:r w:rsidR="00B97BB3">
          <w:rPr>
            <w:rFonts w:ascii="Times New Roman" w:hAnsi="Times New Roman" w:cs="Times New Roman"/>
            <w:sz w:val="24"/>
            <w:szCs w:val="24"/>
          </w:rPr>
          <w:t>major advancements</w:t>
        </w:r>
        <w:r w:rsidR="00B97BB3" w:rsidRPr="00B36F30">
          <w:rPr>
            <w:rFonts w:ascii="Times New Roman" w:hAnsi="Times New Roman" w:cs="Times New Roman"/>
            <w:sz w:val="24"/>
            <w:szCs w:val="24"/>
          </w:rPr>
          <w:t xml:space="preserve"> </w:t>
        </w:r>
      </w:ins>
      <w:del w:id="100" w:author="Chowdhury,Muhammad Abdul Baker" w:date="2021-07-30T21:11:00Z">
        <w:r w:rsidR="00887102" w:rsidRPr="00B36F30" w:rsidDel="00B97BB3">
          <w:rPr>
            <w:rFonts w:ascii="Times New Roman" w:hAnsi="Times New Roman" w:cs="Times New Roman"/>
            <w:sz w:val="24"/>
            <w:szCs w:val="24"/>
          </w:rPr>
          <w:delText xml:space="preserve">progress </w:delText>
        </w:r>
      </w:del>
      <w:r w:rsidR="00887102" w:rsidRPr="00B36F30">
        <w:rPr>
          <w:rFonts w:ascii="Times New Roman" w:hAnsi="Times New Roman" w:cs="Times New Roman"/>
          <w:sz w:val="24"/>
          <w:szCs w:val="24"/>
        </w:rPr>
        <w:t>in the</w:t>
      </w:r>
      <w:ins w:id="101" w:author="Chowdhury,Muhammad Abdul Baker" w:date="2021-07-30T21:12:00Z">
        <w:r w:rsidR="00B97BB3">
          <w:rPr>
            <w:rFonts w:ascii="Times New Roman" w:hAnsi="Times New Roman" w:cs="Times New Roman"/>
            <w:sz w:val="24"/>
            <w:szCs w:val="24"/>
          </w:rPr>
          <w:t xml:space="preserve"> </w:t>
        </w:r>
      </w:ins>
      <w:del w:id="102" w:author="Chowdhury,Muhammad Abdul Baker" w:date="2021-07-30T21:11:00Z">
        <w:r w:rsidR="00887102" w:rsidRPr="00B36F30" w:rsidDel="00B97BB3">
          <w:rPr>
            <w:rFonts w:ascii="Times New Roman" w:hAnsi="Times New Roman" w:cs="Times New Roman"/>
            <w:sz w:val="24"/>
            <w:szCs w:val="24"/>
          </w:rPr>
          <w:delText xml:space="preserve"> sector of </w:delText>
        </w:r>
      </w:del>
      <w:r w:rsidR="00887102" w:rsidRPr="00B36F30">
        <w:rPr>
          <w:rFonts w:ascii="Times New Roman" w:hAnsi="Times New Roman" w:cs="Times New Roman"/>
          <w:sz w:val="24"/>
          <w:szCs w:val="24"/>
        </w:rPr>
        <w:t>information, diagnostics, treatment</w:t>
      </w:r>
      <w:r w:rsidR="00445A18">
        <w:rPr>
          <w:rFonts w:ascii="Times New Roman" w:hAnsi="Times New Roman" w:cs="Times New Roman"/>
          <w:sz w:val="24"/>
          <w:szCs w:val="24"/>
        </w:rPr>
        <w:t xml:space="preserve"> </w:t>
      </w:r>
      <w:r w:rsidR="00887102" w:rsidRPr="00B36F30">
        <w:rPr>
          <w:rFonts w:ascii="Times New Roman" w:hAnsi="Times New Roman" w:cs="Times New Roman"/>
          <w:sz w:val="24"/>
          <w:szCs w:val="24"/>
        </w:rPr>
        <w:t xml:space="preserve">and prevention of HIV/AIDS, the number of deaths </w:t>
      </w:r>
      <w:ins w:id="103" w:author="Chowdhury,Muhammad Abdul Baker" w:date="2021-07-30T21:12:00Z">
        <w:r w:rsidR="00B97BB3">
          <w:rPr>
            <w:rFonts w:ascii="Times New Roman" w:hAnsi="Times New Roman" w:cs="Times New Roman"/>
            <w:sz w:val="24"/>
            <w:szCs w:val="24"/>
          </w:rPr>
          <w:t xml:space="preserve">due to HIV and related </w:t>
        </w:r>
      </w:ins>
      <w:ins w:id="104" w:author="Chowdhury,Muhammad Abdul Baker" w:date="2021-07-30T21:13:00Z">
        <w:r w:rsidR="00FB766B">
          <w:rPr>
            <w:rFonts w:ascii="Times New Roman" w:hAnsi="Times New Roman" w:cs="Times New Roman"/>
            <w:sz w:val="24"/>
            <w:szCs w:val="24"/>
          </w:rPr>
          <w:t>complicat</w:t>
        </w:r>
      </w:ins>
      <w:ins w:id="105" w:author="Chowdhury,Muhammad Abdul Baker" w:date="2021-07-30T21:14:00Z">
        <w:r w:rsidR="00FB766B">
          <w:rPr>
            <w:rFonts w:ascii="Times New Roman" w:hAnsi="Times New Roman" w:cs="Times New Roman"/>
            <w:sz w:val="24"/>
            <w:szCs w:val="24"/>
          </w:rPr>
          <w:t xml:space="preserve">ions </w:t>
        </w:r>
      </w:ins>
      <w:ins w:id="106" w:author="Chowdhury,Muhammad Abdul Baker" w:date="2021-07-30T21:12:00Z">
        <w:r w:rsidR="00B97BB3">
          <w:rPr>
            <w:rFonts w:ascii="Times New Roman" w:hAnsi="Times New Roman" w:cs="Times New Roman"/>
            <w:sz w:val="24"/>
            <w:szCs w:val="24"/>
          </w:rPr>
          <w:t>continues to rise</w:t>
        </w:r>
      </w:ins>
      <w:del w:id="107" w:author="Chowdhury,Muhammad Abdul Baker" w:date="2021-07-30T21:12:00Z">
        <w:r w:rsidR="00887102" w:rsidRPr="00B36F30" w:rsidDel="00B97BB3">
          <w:rPr>
            <w:rFonts w:ascii="Times New Roman" w:hAnsi="Times New Roman" w:cs="Times New Roman"/>
            <w:sz w:val="24"/>
            <w:szCs w:val="24"/>
          </w:rPr>
          <w:delText>is still increasing</w:delText>
        </w:r>
      </w:del>
      <w:ins w:id="108" w:author="Chowdhury,Muhammad Abdul Baker" w:date="2021-07-30T21:12:00Z">
        <w:r w:rsidR="00B97BB3">
          <w:rPr>
            <w:rFonts w:ascii="Times New Roman" w:hAnsi="Times New Roman" w:cs="Times New Roman"/>
            <w:sz w:val="24"/>
            <w:szCs w:val="24"/>
          </w:rPr>
          <w:t xml:space="preserve"> </w:t>
        </w:r>
      </w:ins>
      <w:r w:rsidR="0031431A" w:rsidRPr="00B36F30">
        <w:rPr>
          <w:rFonts w:ascii="Times New Roman" w:hAnsi="Times New Roman" w:cs="Times New Roman"/>
          <w:sz w:val="24"/>
          <w:szCs w:val="24"/>
        </w:rPr>
        <w:fldChar w:fldCharType="begin" w:fldLock="1"/>
      </w:r>
      <w:r w:rsidR="009157C8" w:rsidRPr="00B36F30">
        <w:rPr>
          <w:rFonts w:ascii="Times New Roman" w:hAnsi="Times New Roman" w:cs="Times New Roman"/>
          <w:sz w:val="24"/>
          <w:szCs w:val="24"/>
        </w:rPr>
        <w:instrText>ADDIN CSL_CITATION {"citationItems":[{"id":"ITEM-1","itemData":{"DOI":"10.1186/1471-2458-13-139","ISSN":"14712458","abstract":"Background: HIV/AIDS was first reported in Ecuador in 1984 and its prevalence has been increasing ever since. In 2009, the National AIDS Program reported 21,810 HIV/AIDS cases and confirmed that the worker population was amongst the most affected groups. The objective of this study was to assess knowledge about HIV transmission and prevention measures in company workers in Ecuador. Methods. A cross-sectional survey based on a random sample of 115 companies (1,732 workers), stratified by three large provinces and working sectors (commerce, manufacturing and real estate) was conducted. A validated instrument developed by Family Health International was used to evaluate HIV prevention knowledge and common local misconceptions about HIV transmission. Descriptive statistics, chi square test and logistic regression analysis were performed using SAS. Results: Incorrect knowledge about HIV/AIDS transmission were found in 49.1% (95% CI: 46.6-51.6) of subjects. Incorrect knowledge was higher among males (OR=1.73 [1.39-2.15]), older subjects (OR=1.35 [1.02-1.77]), subjects with lower education (OR=3.72 [2.44-5.65]), manual labor workers (OR=2.93 [1.82-4.73]) and subjects without previous exposure to HIV intervention programs (OR=2.26 [1.79-2.86]). Incorrect knowledge about preventive measures was found among 32.9% (95%CI: 30.6-35.2) of respondents. This proportion was higher among subjects with lower education (OR=2.28 [1.52-3.43]), married subjects (OR=1.34 [1.07-1.68]), manual labor workers (OR=1.80 [1.34-2.42]), and subjects not previously exposed to HIV intervention programs (OR=1.44 [1.14-1.83]). Conclusions: HIV intervention programs targeting company workers are urgently needed to improve knowledge and reduce HIV transmission in Ecuador. © 2013 Cabezas et al.; licensee BioMed Central Ltd.","author":[{"dropping-particle":"","family":"Cabezas","given":"María C.","non-dropping-particle":"","parse-names":false,"suffix":""},{"dropping-particle":"","family":"Fornasini","given":"Marco","non-dropping-particle":"","parse-names":false,"suffix":""},{"dropping-particle":"","family":"Dardenne","given":"Nadia","non-dropping-particle":"","parse-names":false,"suffix":""},{"dropping-particle":"","family":"Borja","given":"Teresa","non-dropping-particle":"","parse-names":false,"suffix":""},{"dropping-particle":"","family":"Albert","given":"Adelin","non-dropping-particle":"","parse-names":false,"suffix":""}],"container-title":"BMC Public Health","id":"ITEM-1","issue":"1","issued":{"date-parts":[["2013","12","15"]]},"page":"139","publisher":"BioMed Central","title":"A cross-sectional study to assess knowledge about HIV/AIDS transmission and prevention measures in company workers in Ecuador","type":"article-journal","volume":"13"},"uris":["http://www.mendeley.com/documents/?uuid=67320b93-15bd-30c3-8b87-105ffe088114"]},{"id":"ITEM-2","itemData":{"ISBN":"9789291739967","author":[{"dropping-particle":"","family":"UNAIDS","given":"","non-dropping-particle":"","parse-names":false,"suffix":""}],"id":"ITEM-2","issued":{"date-parts":[["2012"]]},"title":"UNAIDS RepoRt oN the globAl AIDS epIDemIc | 2012","type":"book"},"uris":["http://www.mendeley.com/documents/?uuid=cd56a9af-f0e1-36da-bbc2-64c3ba8ef79e"]}],"mendeley":{"formattedCitation":"&lt;sup&gt;2,3&lt;/sup&gt;","plainTextFormattedCitation":"2,3","previouslyFormattedCitation":"&lt;sup&gt;2,3&lt;/sup&gt;"},"properties":{"noteIndex":0},"schema":"https://github.com/citation-style-language/schema/raw/master/csl-citation.json"}</w:instrText>
      </w:r>
      <w:r w:rsidR="0031431A" w:rsidRPr="00B36F30">
        <w:rPr>
          <w:rFonts w:ascii="Times New Roman" w:hAnsi="Times New Roman" w:cs="Times New Roman"/>
          <w:sz w:val="24"/>
          <w:szCs w:val="24"/>
        </w:rPr>
        <w:fldChar w:fldCharType="separate"/>
      </w:r>
      <w:r w:rsidR="009157C8" w:rsidRPr="00B36F30">
        <w:rPr>
          <w:rFonts w:ascii="Times New Roman" w:hAnsi="Times New Roman" w:cs="Times New Roman"/>
          <w:noProof/>
          <w:sz w:val="24"/>
          <w:szCs w:val="24"/>
          <w:vertAlign w:val="superscript"/>
        </w:rPr>
        <w:t>2,3</w:t>
      </w:r>
      <w:r w:rsidR="0031431A" w:rsidRPr="00B36F30">
        <w:rPr>
          <w:rFonts w:ascii="Times New Roman" w:hAnsi="Times New Roman" w:cs="Times New Roman"/>
          <w:sz w:val="24"/>
          <w:szCs w:val="24"/>
        </w:rPr>
        <w:fldChar w:fldCharType="end"/>
      </w:r>
      <w:r w:rsidR="0031431A" w:rsidRPr="00B36F30">
        <w:rPr>
          <w:rFonts w:ascii="Times New Roman" w:hAnsi="Times New Roman" w:cs="Times New Roman"/>
          <w:sz w:val="24"/>
          <w:szCs w:val="24"/>
        </w:rPr>
        <w:t>.</w:t>
      </w:r>
      <w:r w:rsidR="00887102" w:rsidRPr="00B36F30">
        <w:rPr>
          <w:rFonts w:ascii="Times New Roman" w:hAnsi="Times New Roman" w:cs="Times New Roman"/>
          <w:sz w:val="24"/>
          <w:szCs w:val="24"/>
        </w:rPr>
        <w:t xml:space="preserve"> </w:t>
      </w:r>
      <w:del w:id="109" w:author="Microsoft account" w:date="2021-08-18T21:19:00Z">
        <w:r w:rsidR="00887102" w:rsidRPr="00B36F30" w:rsidDel="00DA3D2E">
          <w:rPr>
            <w:rFonts w:ascii="Times New Roman" w:hAnsi="Times New Roman" w:cs="Times New Roman"/>
            <w:sz w:val="24"/>
            <w:szCs w:val="24"/>
          </w:rPr>
          <w:delText xml:space="preserve">Around </w:delText>
        </w:r>
      </w:del>
      <w:commentRangeStart w:id="110"/>
      <w:commentRangeStart w:id="111"/>
      <w:del w:id="112" w:author="Microsoft account" w:date="2021-08-18T21:26:00Z">
        <w:r w:rsidR="00887102" w:rsidRPr="00B36F30" w:rsidDel="00084AF8">
          <w:rPr>
            <w:rFonts w:ascii="Times New Roman" w:hAnsi="Times New Roman" w:cs="Times New Roman"/>
            <w:sz w:val="24"/>
            <w:szCs w:val="24"/>
          </w:rPr>
          <w:delText xml:space="preserve">24.5 million people </w:delText>
        </w:r>
        <w:commentRangeEnd w:id="110"/>
        <w:r w:rsidR="00B97BB3" w:rsidDel="00084AF8">
          <w:rPr>
            <w:rStyle w:val="CommentReference"/>
            <w:lang w:val="en-GB"/>
          </w:rPr>
          <w:commentReference w:id="110"/>
        </w:r>
        <w:commentRangeEnd w:id="111"/>
        <w:r w:rsidR="00084AF8" w:rsidDel="00084AF8">
          <w:rPr>
            <w:rStyle w:val="CommentReference"/>
            <w:lang w:val="en-GB"/>
          </w:rPr>
          <w:commentReference w:id="111"/>
        </w:r>
        <w:r w:rsidR="00887102" w:rsidRPr="00B36F30" w:rsidDel="00084AF8">
          <w:rPr>
            <w:rFonts w:ascii="Times New Roman" w:hAnsi="Times New Roman" w:cs="Times New Roman"/>
            <w:sz w:val="24"/>
            <w:szCs w:val="24"/>
          </w:rPr>
          <w:delText>living with HIV were under antiretroviral therapy, majority of them were married women aged 15-44 because women experience a lot of hormonal changes, microbial ecology and physiology</w:delText>
        </w:r>
        <w:r w:rsidR="0031431A" w:rsidRPr="00B36F30" w:rsidDel="00084AF8">
          <w:rPr>
            <w:rFonts w:ascii="Times New Roman" w:hAnsi="Times New Roman" w:cs="Times New Roman"/>
            <w:sz w:val="24"/>
            <w:szCs w:val="24"/>
          </w:rPr>
          <w:fldChar w:fldCharType="begin" w:fldLock="1"/>
        </w:r>
        <w:r w:rsidR="009157C8" w:rsidRPr="00B36F30" w:rsidDel="00084AF8">
          <w:rPr>
            <w:rFonts w:ascii="Times New Roman" w:hAnsi="Times New Roman" w:cs="Times New Roman"/>
            <w:sz w:val="24"/>
            <w:szCs w:val="24"/>
          </w:rPr>
          <w:delInstrText>ADDIN CSL_CITATION {"citationItems":[{"id":"ITEM-1","itemData":{"author":[{"dropping-particle":"","family":"Carlsson","given":"Gunilla","non-dropping-particle":"","parse-names":false,"suffix":""}],"id":"ITEM-1","issued":{"date-parts":[["2019"]]},"title":"Global HIV &amp;amp; AIDS statistics — 2019 fact sheet _ UNAIDS","type":"article"},"uris":["http://www.mendeley.com/documents/?uuid=cd63ad5a-7056-3e8a-9a10-c6e6950dfbd7"]},{"id":"ITEM-2","itemData":{"URL":"https://www.unaids.org/en/resources/documents/2019/core-epidemiology-slides","accessed":{"date-parts":[["2020","6","7"]]},"author":[{"dropping-particle":"","family":"UNAIDS","given":"","non-dropping-particle":"","parse-names":false,"suffix":""}],"id":"ITEM-2","issued":{"date-parts":[["0"]]},"title":"July 2019 Core epidemiology slides","type":"webpage"},"uris":["http://www.mendeley.com/documents/?uuid=6d502f0f-41b6-3fe7-8c6f-aee16e894bce"]},{"id":"ITEM-3","itemData":{"DOI":"10.1086/651483","ISSN":"1058-4838","abstract":"Women account for approximately one-half of all human immunodeficiency virus (HIV) infections worldwide. Sexual transmission is the dominant mode of HIV transmission to women, and there is a concomitant associated epidemic of transmission to infants. The majority of HIV infections in women are in sub-Saharan Africa, with a disproportionate burden in young women &lt;25 years of age. Acquisition and prevention of HIV infection in women is complex and influenced by biological, behavioral, and structural factors. Efforts to reduce the incidence of HIV infection among women in sub-Saharan African could play a substantial role in altering global trajectories of HIV infection. Increasing access to sexual and reproductive health services, addressing gender-based violence and social instability, reducing poverty and the need to engage in sex for survival, and encouraging greater male responsibility are critical short-to-medium-term interventions. Efforts to find a microbicide and HIV vaccine need to be matched with efforts to deepen understanding of acquisition of HIV in the female genital tract to inform development of targeted molecules for prevention of HIV infection.","author":[{"dropping-particle":"","family":"Abdool Karim","given":"Quarraisha","non-dropping-particle":"","parse-names":false,"suffix":""},{"dropping-particle":"","family":"Sibeko","given":"Sengeziwe","non-dropping-particle":"","parse-names":false,"suffix":""},{"dropping-particle":"","family":"Baxter","given":"Cheryl","non-dropping-particle":"","parse-names":false,"suffix":""}],"container-title":"Clinical Infectious Diseases","id":"ITEM-3","issue":"s3","issued":{"date-parts":[["2010","5","15"]]},"page":"S122-S129","publisher":"Oxford University Press (OUP)","title":"Preventing HIV Infection in Women: A Global Health Imperative","type":"article-journal","volume":"50"},"uris":["http://www.mendeley.com/documents/?uuid=65a90a5e-b0d4-3076-b0e7-753e9ea99a99"]},{"id":"ITEM-4","itemData":{"DOI":"10.1126/science.1112489","ISSN":"00368075","abstract":"More than 20 years into the human immunodeficiency virus-type 1 (HIV-1) epidemic, women account for nearly half of the 40 million people living with HIV-1 worldwide, with an even higher proportion existing in developing countries. Social determinants of female vulnerability to HIV-1 include gender disparities, poverty, cultural and sexual norms, lack of education, and violence. Women are also more susceptible to HIV-1 because of hormonal changes, vaginal microbial ecology and physiology, and a higher prevalence of sexually transmitted diseases. Prevention strategies must address the wide range of gender inequalities that promote the dissemination of HIV-1.","author":[{"dropping-particle":"","family":"Quinn","given":"Thomas C.","non-dropping-particle":"","parse-names":false,"suffix":""},{"dropping-particle":"","family":"Overbaugh","given":"Julie","non-dropping-particle":"","parse-names":false,"suffix":""}],"container-title":"Science","id":"ITEM-4","issue":"5728","issued":{"date-parts":[["2005","6","10"]]},"page":"1582-1583","publisher":"Science","title":"HIV/AIDS in women: An expanding epidemic","type":"article","volume":"308"},"uris":["http://www.mendeley.com/documents/?uuid=03a31a0e-4bf5-3b4d-b290-7f4117df9065"]}],"mendeley":{"formattedCitation":"&lt;sup&gt;4–7&lt;/sup&gt;","plainTextFormattedCitation":"4–7","previouslyFormattedCitation":"&lt;sup&gt;4–7&lt;/sup&gt;"},"properties":{"noteIndex":0},"schema":"https://github.com/citation-style-language/schema/raw/master/csl-citation.json"}</w:delInstrText>
        </w:r>
        <w:r w:rsidR="0031431A" w:rsidRPr="00B36F30" w:rsidDel="00084AF8">
          <w:rPr>
            <w:rFonts w:ascii="Times New Roman" w:hAnsi="Times New Roman" w:cs="Times New Roman"/>
            <w:sz w:val="24"/>
            <w:szCs w:val="24"/>
          </w:rPr>
          <w:fldChar w:fldCharType="separate"/>
        </w:r>
        <w:r w:rsidR="009157C8" w:rsidRPr="00B36F30" w:rsidDel="00084AF8">
          <w:rPr>
            <w:rFonts w:ascii="Times New Roman" w:hAnsi="Times New Roman" w:cs="Times New Roman"/>
            <w:noProof/>
            <w:sz w:val="24"/>
            <w:szCs w:val="24"/>
            <w:vertAlign w:val="superscript"/>
          </w:rPr>
          <w:delText>4–7</w:delText>
        </w:r>
        <w:r w:rsidR="0031431A" w:rsidRPr="00B36F30" w:rsidDel="00084AF8">
          <w:rPr>
            <w:rFonts w:ascii="Times New Roman" w:hAnsi="Times New Roman" w:cs="Times New Roman"/>
            <w:sz w:val="24"/>
            <w:szCs w:val="24"/>
          </w:rPr>
          <w:fldChar w:fldCharType="end"/>
        </w:r>
        <w:r w:rsidR="00887102" w:rsidRPr="00B36F30" w:rsidDel="00084AF8">
          <w:rPr>
            <w:rFonts w:ascii="Times New Roman" w:hAnsi="Times New Roman" w:cs="Times New Roman"/>
            <w:sz w:val="24"/>
            <w:szCs w:val="24"/>
          </w:rPr>
          <w:delText>.</w:delText>
        </w:r>
        <w:r w:rsidR="0031431A" w:rsidRPr="00B36F30" w:rsidDel="00084AF8">
          <w:rPr>
            <w:rFonts w:ascii="Times New Roman" w:hAnsi="Times New Roman" w:cs="Times New Roman"/>
            <w:sz w:val="24"/>
            <w:szCs w:val="24"/>
          </w:rPr>
          <w:delText xml:space="preserve"> </w:delText>
        </w:r>
      </w:del>
      <w:r w:rsidR="00887102" w:rsidRPr="00B36F30">
        <w:rPr>
          <w:rFonts w:ascii="Times New Roman" w:hAnsi="Times New Roman" w:cs="Times New Roman"/>
          <w:sz w:val="24"/>
          <w:szCs w:val="24"/>
        </w:rPr>
        <w:t>Globally, 770000 people have died from HIV related causes and 37.9 million people are living with HIV as of 2018</w:t>
      </w:r>
      <w:ins w:id="113" w:author="Microsoft account" w:date="2021-08-18T21:27:00Z">
        <w:r w:rsidR="00B263F1">
          <w:rPr>
            <w:rFonts w:ascii="Times New Roman" w:hAnsi="Times New Roman" w:cs="Times New Roman"/>
            <w:sz w:val="24"/>
            <w:szCs w:val="24"/>
          </w:rPr>
          <w:t>. A</w:t>
        </w:r>
      </w:ins>
      <w:ins w:id="114" w:author="Microsoft account" w:date="2021-08-18T21:28:00Z">
        <w:r w:rsidR="00B263F1">
          <w:rPr>
            <w:rFonts w:ascii="Times New Roman" w:hAnsi="Times New Roman" w:cs="Times New Roman"/>
            <w:sz w:val="24"/>
            <w:szCs w:val="24"/>
          </w:rPr>
          <w:t>mong all HIV cases,</w:t>
        </w:r>
      </w:ins>
      <w:ins w:id="115" w:author="Microsoft account" w:date="2021-08-18T21:26:00Z">
        <w:r w:rsidR="00084AF8">
          <w:rPr>
            <w:rFonts w:ascii="Times New Roman" w:hAnsi="Times New Roman" w:cs="Times New Roman"/>
            <w:sz w:val="24"/>
            <w:szCs w:val="24"/>
          </w:rPr>
          <w:t xml:space="preserve">  </w:t>
        </w:r>
        <w:commentRangeStart w:id="116"/>
        <w:commentRangeStart w:id="117"/>
        <w:r w:rsidR="00084AF8" w:rsidRPr="00B36F30">
          <w:rPr>
            <w:rFonts w:ascii="Times New Roman" w:hAnsi="Times New Roman" w:cs="Times New Roman"/>
            <w:sz w:val="24"/>
            <w:szCs w:val="24"/>
          </w:rPr>
          <w:t xml:space="preserve">24.5 million people </w:t>
        </w:r>
        <w:commentRangeEnd w:id="116"/>
        <w:r w:rsidR="00084AF8">
          <w:rPr>
            <w:rStyle w:val="CommentReference"/>
            <w:lang w:val="en-GB"/>
          </w:rPr>
          <w:commentReference w:id="116"/>
        </w:r>
        <w:commentRangeEnd w:id="117"/>
        <w:r w:rsidR="00084AF8">
          <w:rPr>
            <w:rStyle w:val="CommentReference"/>
            <w:lang w:val="en-GB"/>
          </w:rPr>
          <w:commentReference w:id="117"/>
        </w:r>
        <w:r w:rsidR="00084AF8" w:rsidRPr="00B36F30">
          <w:rPr>
            <w:rFonts w:ascii="Times New Roman" w:hAnsi="Times New Roman" w:cs="Times New Roman"/>
            <w:sz w:val="24"/>
            <w:szCs w:val="24"/>
          </w:rPr>
          <w:t>living with HIV were under antiretroviral therapy, majority of them were married women aged 15-44 because women experience a lot of hormonal changes, microbial ecology and physiology</w:t>
        </w:r>
        <w:r w:rsidR="00084AF8" w:rsidRPr="00B36F30">
          <w:rPr>
            <w:rFonts w:ascii="Times New Roman" w:hAnsi="Times New Roman" w:cs="Times New Roman"/>
            <w:sz w:val="24"/>
            <w:szCs w:val="24"/>
          </w:rPr>
          <w:fldChar w:fldCharType="begin" w:fldLock="1"/>
        </w:r>
        <w:r w:rsidR="00084AF8" w:rsidRPr="00B36F30">
          <w:rPr>
            <w:rFonts w:ascii="Times New Roman" w:hAnsi="Times New Roman" w:cs="Times New Roman"/>
            <w:sz w:val="24"/>
            <w:szCs w:val="24"/>
          </w:rPr>
          <w:instrText>ADDIN CSL_CITATION {"citationItems":[{"id":"ITEM-1","itemData":{"author":[{"dropping-particle":"","family":"Carlsson","given":"Gunilla","non-dropping-particle":"","parse-names":false,"suffix":""}],"id":"ITEM-1","issued":{"date-parts":[["2019"]]},"title":"Global HIV &amp;amp; AIDS statistics — 2019 fact sheet _ UNAIDS","type":"article"},"uris":["http://www.mendeley.com/documents/?uuid=cd63ad5a-7056-3e8a-9a10-c6e6950dfbd7"]},{"id":"ITEM-2","itemData":{"URL":"https://www.unaids.org/en/resources/documents/2019/core-epidemiology-slides","accessed":{"date-parts":[["2020","6","7"]]},"author":[{"dropping-particle":"","family":"UNAIDS","given":"","non-dropping-particle":"","parse-names":false,"suffix":""}],"id":"ITEM-2","issued":{"date-parts":[["0"]]},"title":"July 2019 Core epidemiology slides","type":"webpage"},"uris":["http://www.mendeley.com/documents/?uuid=6d502f0f-41b6-3fe7-8c6f-aee16e894bce"]},{"id":"ITEM-3","itemData":{"DOI":"10.1086/651483","ISSN":"1058-4838","abstract":"Women account for approximately one-half of all human immunodeficiency virus (HIV) infections worldwide. Sexual transmission is the dominant mode of HIV transmission to women, and there is a concomitant associated epidemic of transmission to infants. The majority of HIV infections in women are in sub-Saharan Africa, with a disproportionate burden in young women &lt;25 years of age. Acquisition and prevention of HIV infection in women is complex and influenced by biological, behavioral, and structural factors. Efforts to reduce the incidence of HIV infection among women in sub-Saharan African could play a substantial role in altering global trajectories of HIV infection. Increasing access to sexual and reproductive health services, addressing gender-based violence and social instability, reducing poverty and the need to engage in sex for survival, and encouraging greater male responsibility are critical short-to-medium-term interventions. Efforts to find a microbicide and HIV vaccine need to be matched with efforts to deepen understanding of acquisition of HIV in the female genital tract to inform development of targeted molecules for prevention of HIV infection.","author":[{"dropping-particle":"","family":"Abdool Karim","given":"Quarraisha","non-dropping-particle":"","parse-names":false,"suffix":""},{"dropping-particle":"","family":"Sibeko","given":"Sengeziwe","non-dropping-particle":"","parse-names":false,"suffix":""},{"dropping-particle":"","family":"Baxter","given":"Cheryl","non-dropping-particle":"","parse-names":false,"suffix":""}],"container-title":"Clinical Infectious Diseases","id":"ITEM-3","issue":"s3","issued":{"date-parts":[["2010","5","15"]]},"page":"S122-S129","publisher":"Oxford University Press (OUP)","title":"Preventing HIV Infection in Women: A Global Health Imperative","type":"article-journal","volume":"50"},"uris":["http://www.mendeley.com/documents/?uuid=65a90a5e-b0d4-3076-b0e7-753e9ea99a99"]},{"id":"ITEM-4","itemData":{"DOI":"10.1126/science.1112489","ISSN":"00368075","abstract":"More than 20 years into the human immunodeficiency virus-type 1 (HIV-1) epidemic, women account for nearly half of the 40 million people living with HIV-1 worldwide, with an even higher proportion existing in developing countries. Social determinants of female vulnerability to HIV-1 include gender disparities, poverty, cultural and sexual norms, lack of education, and violence. Women are also more susceptible to HIV-1 because of hormonal changes, vaginal microbial ecology and physiology, and a higher prevalence of sexually transmitted diseases. Prevention strategies must address the wide range of gender inequalities that promote the dissemination of HIV-1.","author":[{"dropping-particle":"","family":"Quinn","given":"Thomas C.","non-dropping-particle":"","parse-names":false,"suffix":""},{"dropping-particle":"","family":"Overbaugh","given":"Julie","non-dropping-particle":"","parse-names":false,"suffix":""}],"container-title":"Science","id":"ITEM-4","issue":"5728","issued":{"date-parts":[["2005","6","10"]]},"page":"1582-1583","publisher":"Science","title":"HIV/AIDS in women: An expanding epidemic","type":"article","volume":"308"},"uris":["http://www.mendeley.com/documents/?uuid=03a31a0e-4bf5-3b4d-b290-7f4117df9065"]}],"mendeley":{"formattedCitation":"&lt;sup&gt;4–7&lt;/sup&gt;","plainTextFormattedCitation":"4–7","previouslyFormattedCitation":"&lt;sup&gt;4–7&lt;/sup&gt;"},"properties":{"noteIndex":0},"schema":"https://github.com/citation-style-language/schema/raw/master/csl-citation.json"}</w:instrText>
        </w:r>
        <w:r w:rsidR="00084AF8" w:rsidRPr="00B36F30">
          <w:rPr>
            <w:rFonts w:ascii="Times New Roman" w:hAnsi="Times New Roman" w:cs="Times New Roman"/>
            <w:sz w:val="24"/>
            <w:szCs w:val="24"/>
          </w:rPr>
          <w:fldChar w:fldCharType="separate"/>
        </w:r>
        <w:r w:rsidR="00084AF8" w:rsidRPr="00B36F30">
          <w:rPr>
            <w:rFonts w:ascii="Times New Roman" w:hAnsi="Times New Roman" w:cs="Times New Roman"/>
            <w:noProof/>
            <w:sz w:val="24"/>
            <w:szCs w:val="24"/>
            <w:vertAlign w:val="superscript"/>
          </w:rPr>
          <w:t>4–7</w:t>
        </w:r>
        <w:r w:rsidR="00084AF8" w:rsidRPr="00B36F30">
          <w:rPr>
            <w:rFonts w:ascii="Times New Roman" w:hAnsi="Times New Roman" w:cs="Times New Roman"/>
            <w:sz w:val="24"/>
            <w:szCs w:val="24"/>
          </w:rPr>
          <w:fldChar w:fldCharType="end"/>
        </w:r>
      </w:ins>
      <w:ins w:id="118" w:author="Microsoft account" w:date="2021-08-18T21:27:00Z">
        <w:r w:rsidR="00084AF8">
          <w:rPr>
            <w:rFonts w:ascii="Times New Roman" w:hAnsi="Times New Roman" w:cs="Times New Roman"/>
            <w:sz w:val="24"/>
            <w:szCs w:val="24"/>
          </w:rPr>
          <w:t>.</w:t>
        </w:r>
      </w:ins>
      <w:del w:id="119" w:author="Microsoft account" w:date="2021-08-18T21:27:00Z">
        <w:r w:rsidR="0031431A" w:rsidRPr="00B36F30" w:rsidDel="00084AF8">
          <w:rPr>
            <w:rFonts w:ascii="Times New Roman" w:hAnsi="Times New Roman" w:cs="Times New Roman"/>
            <w:sz w:val="24"/>
            <w:szCs w:val="24"/>
          </w:rPr>
          <w:fldChar w:fldCharType="begin" w:fldLock="1"/>
        </w:r>
        <w:r w:rsidR="009157C8" w:rsidRPr="00B36F30" w:rsidDel="00084AF8">
          <w:rPr>
            <w:rFonts w:ascii="Times New Roman" w:hAnsi="Times New Roman" w:cs="Times New Roman"/>
            <w:sz w:val="24"/>
            <w:szCs w:val="24"/>
          </w:rPr>
          <w:delInstrText>ADDIN CSL_CITATION {"citationItems":[{"id":"ITEM-1","itemData":{"author":[{"dropping-particle":"","family":"Carlsson","given":"Gunilla","non-dropping-particle":"","parse-names":false,"suffix":""}],"id":"ITEM-1","issued":{"date-parts":[["2019"]]},"title":"Global HIV &amp;amp; AIDS statistics — 2019 fact sheet _ UNAIDS","type":"article"},"uris":["http://www.mendeley.com/documents/?uuid=cd63ad5a-7056-3e8a-9a10-c6e6950dfbd7"]}],"mendeley":{"formattedCitation":"&lt;sup&gt;4&lt;/sup&gt;","plainTextFormattedCitation":"4","previouslyFormattedCitation":"&lt;sup&gt;4&lt;/sup&gt;"},"properties":{"noteIndex":0},"schema":"https://github.com/citation-style-language/schema/raw/master/csl-citation.json"}</w:delInstrText>
        </w:r>
        <w:r w:rsidR="0031431A" w:rsidRPr="00B36F30" w:rsidDel="00084AF8">
          <w:rPr>
            <w:rFonts w:ascii="Times New Roman" w:hAnsi="Times New Roman" w:cs="Times New Roman"/>
            <w:sz w:val="24"/>
            <w:szCs w:val="24"/>
          </w:rPr>
          <w:fldChar w:fldCharType="separate"/>
        </w:r>
        <w:r w:rsidR="009157C8" w:rsidRPr="00B36F30" w:rsidDel="00084AF8">
          <w:rPr>
            <w:rFonts w:ascii="Times New Roman" w:hAnsi="Times New Roman" w:cs="Times New Roman"/>
            <w:noProof/>
            <w:sz w:val="24"/>
            <w:szCs w:val="24"/>
            <w:vertAlign w:val="superscript"/>
          </w:rPr>
          <w:delText>4</w:delText>
        </w:r>
        <w:r w:rsidR="0031431A" w:rsidRPr="00B36F30" w:rsidDel="00084AF8">
          <w:rPr>
            <w:rFonts w:ascii="Times New Roman" w:hAnsi="Times New Roman" w:cs="Times New Roman"/>
            <w:sz w:val="24"/>
            <w:szCs w:val="24"/>
          </w:rPr>
          <w:fldChar w:fldCharType="end"/>
        </w:r>
        <w:r w:rsidR="00887102" w:rsidRPr="00B36F30" w:rsidDel="00084AF8">
          <w:rPr>
            <w:rFonts w:ascii="Times New Roman" w:hAnsi="Times New Roman" w:cs="Times New Roman"/>
            <w:sz w:val="24"/>
            <w:szCs w:val="24"/>
          </w:rPr>
          <w:delText>.</w:delText>
        </w:r>
      </w:del>
    </w:p>
    <w:p w14:paraId="41E7AC12" w14:textId="6A9B8F97" w:rsidR="00701761" w:rsidRPr="00B36F30" w:rsidRDefault="00701761" w:rsidP="00067FD0">
      <w:pPr>
        <w:spacing w:after="0" w:line="480" w:lineRule="auto"/>
        <w:rPr>
          <w:rFonts w:ascii="Times New Roman" w:hAnsi="Times New Roman" w:cs="Times New Roman"/>
          <w:sz w:val="24"/>
          <w:szCs w:val="24"/>
        </w:rPr>
      </w:pPr>
      <w:commentRangeStart w:id="120"/>
      <w:del w:id="121" w:author="Microsoft account" w:date="2021-08-18T21:30:00Z">
        <w:r w:rsidRPr="00B36F30" w:rsidDel="00BC1250">
          <w:rPr>
            <w:rFonts w:ascii="Times New Roman" w:hAnsi="Times New Roman" w:cs="Times New Roman"/>
            <w:sz w:val="24"/>
            <w:szCs w:val="24"/>
          </w:rPr>
          <w:delText>Sub-Saharan Africa is home to only 12% of the global population</w:delText>
        </w:r>
        <w:r w:rsidR="00301870" w:rsidRPr="00B36F30" w:rsidDel="00BC1250">
          <w:rPr>
            <w:rFonts w:ascii="Times New Roman" w:hAnsi="Times New Roman" w:cs="Times New Roman"/>
            <w:sz w:val="24"/>
            <w:szCs w:val="24"/>
          </w:rPr>
          <w:delText xml:space="preserve"> but the</w:delText>
        </w:r>
        <w:r w:rsidRPr="00B36F30" w:rsidDel="00BC1250">
          <w:rPr>
            <w:rFonts w:ascii="Times New Roman" w:hAnsi="Times New Roman" w:cs="Times New Roman"/>
            <w:sz w:val="24"/>
            <w:szCs w:val="24"/>
          </w:rPr>
          <w:delText xml:space="preserve"> burden of the global HIV epidemic is disproportionately concentrated in sub-Saharan Africa, where—in 2017—75% of deaths and 65% of new infections occurred yet accounts for 71% of the global burden of HIV infection</w:delText>
        </w:r>
        <w:r w:rsidR="0006194D" w:rsidRPr="00B36F30" w:rsidDel="00BC1250">
          <w:rPr>
            <w:rFonts w:ascii="Times New Roman" w:hAnsi="Times New Roman" w:cs="Times New Roman"/>
            <w:sz w:val="24"/>
            <w:szCs w:val="24"/>
          </w:rPr>
          <w:fldChar w:fldCharType="begin" w:fldLock="1"/>
        </w:r>
        <w:r w:rsidR="009157C8" w:rsidRPr="00B36F30" w:rsidDel="00BC1250">
          <w:rPr>
            <w:rFonts w:ascii="Times New Roman" w:hAnsi="Times New Roman" w:cs="Times New Roman"/>
            <w:sz w:val="24"/>
            <w:szCs w:val="24"/>
          </w:rPr>
          <w:delInstrText>ADDIN CSL_CITATION {"citationItems":[{"id":"ITEM-1","itemData":{"abstract":"How do we close the gap between the people moving forward and the people being left behind? This was the question we set out to answer in the UNAIDS Gap report. Similar to the Global report, the goal of the Gap report is to provide the best possible data, but, in addition, to give information and analysis on the people being left behind.","author":[{"dropping-particle":"","family":"Joint United Nations Programme on HIV/AIDS","given":"","non-dropping-particle":"","parse-names":false,"suffix":""}],"container-title":"Geneva: UNAIDS","id":"ITEM-1","issued":{"date-parts":[["2014"]]},"title":"The Gap Report","type":"article-journal"},"uris":["http://www.mendeley.com/documents/?uuid=d556740f-83f2-345e-b9f4-8c16e8d308e2"]}],"mendeley":{"formattedCitation":"&lt;sup&gt;8&lt;/sup&gt;","plainTextFormattedCitation":"8","previouslyFormattedCitation":"&lt;sup&gt;8&lt;/sup&gt;"},"properties":{"noteIndex":0},"schema":"https://github.com/citation-style-language/schema/raw/master/csl-citation.json"}</w:delInstrText>
        </w:r>
        <w:r w:rsidR="0006194D" w:rsidRPr="00B36F30" w:rsidDel="00BC1250">
          <w:rPr>
            <w:rFonts w:ascii="Times New Roman" w:hAnsi="Times New Roman" w:cs="Times New Roman"/>
            <w:sz w:val="24"/>
            <w:szCs w:val="24"/>
          </w:rPr>
          <w:fldChar w:fldCharType="separate"/>
        </w:r>
        <w:r w:rsidR="009157C8" w:rsidRPr="00B36F30" w:rsidDel="00BC1250">
          <w:rPr>
            <w:rFonts w:ascii="Times New Roman" w:hAnsi="Times New Roman" w:cs="Times New Roman"/>
            <w:noProof/>
            <w:sz w:val="24"/>
            <w:szCs w:val="24"/>
            <w:vertAlign w:val="superscript"/>
          </w:rPr>
          <w:delText>8</w:delText>
        </w:r>
        <w:r w:rsidR="0006194D" w:rsidRPr="00B36F30" w:rsidDel="00BC1250">
          <w:rPr>
            <w:rFonts w:ascii="Times New Roman" w:hAnsi="Times New Roman" w:cs="Times New Roman"/>
            <w:sz w:val="24"/>
            <w:szCs w:val="24"/>
          </w:rPr>
          <w:fldChar w:fldCharType="end"/>
        </w:r>
        <w:commentRangeEnd w:id="120"/>
        <w:r w:rsidR="00FB766B" w:rsidDel="00BC1250">
          <w:rPr>
            <w:rStyle w:val="CommentReference"/>
            <w:lang w:val="en-GB"/>
          </w:rPr>
          <w:commentReference w:id="120"/>
        </w:r>
        <w:r w:rsidR="00B20AF8" w:rsidRPr="00B36F30" w:rsidDel="00BC1250">
          <w:rPr>
            <w:rFonts w:ascii="Times New Roman" w:hAnsi="Times New Roman" w:cs="Times New Roman"/>
            <w:sz w:val="24"/>
            <w:szCs w:val="24"/>
          </w:rPr>
          <w:delText xml:space="preserve">. </w:delText>
        </w:r>
      </w:del>
      <w:r w:rsidRPr="00B36F30">
        <w:rPr>
          <w:rFonts w:ascii="Times New Roman" w:hAnsi="Times New Roman" w:cs="Times New Roman"/>
          <w:sz w:val="24"/>
          <w:szCs w:val="24"/>
        </w:rPr>
        <w:t>According to UNAIDS, at the end of 2013, in Asia and the Pacific there were 4.8 million people living with HIV, with China, India, Indonesia, Myanmar, Thailand, and Vietnam accounting for more than 90% of the people living with HIV in the region.</w:t>
      </w:r>
      <w:r w:rsidR="00301870" w:rsidRPr="00B36F30">
        <w:rPr>
          <w:rFonts w:ascii="Times New Roman" w:hAnsi="Times New Roman" w:cs="Times New Roman"/>
          <w:color w:val="000000"/>
          <w:sz w:val="24"/>
          <w:szCs w:val="24"/>
          <w:shd w:val="clear" w:color="auto" w:fill="FFFFFF"/>
        </w:rPr>
        <w:t xml:space="preserve"> The number of AIDS-related deaths in Asia fell by 37% between 2005 and 2013</w:t>
      </w:r>
      <w:r w:rsidR="0006194D" w:rsidRPr="00B36F30">
        <w:rPr>
          <w:rFonts w:ascii="Times New Roman" w:hAnsi="Times New Roman" w:cs="Times New Roman"/>
          <w:color w:val="000000"/>
          <w:sz w:val="24"/>
          <w:szCs w:val="24"/>
          <w:shd w:val="clear" w:color="auto" w:fill="FFFFFF"/>
        </w:rPr>
        <w:fldChar w:fldCharType="begin" w:fldLock="1"/>
      </w:r>
      <w:r w:rsidR="00131286">
        <w:rPr>
          <w:rFonts w:ascii="Times New Roman" w:hAnsi="Times New Roman" w:cs="Times New Roman"/>
          <w:color w:val="000000"/>
          <w:sz w:val="24"/>
          <w:szCs w:val="24"/>
          <w:shd w:val="clear" w:color="auto" w:fill="FFFFFF"/>
        </w:rPr>
        <w:instrText>ADDIN CSL_CITATION {"citationItems":[{"id":"ITEM-1","itemData":{"URL":"https://www.unaids.org/en/regionscountries/asiaandpacific","accessed":{"date-parts":[["2020","6","7"]]},"author":[{"dropping-particle":"","family":"UNAIDS","given":"","non-dropping-particle":"","parse-names":false,"suffix":""}],"id":"ITEM-1","issued":{"date-parts":[["2018"]]},"title":"Asia and Pacific","type":"webpage"},"uris":["http://www.mendeley.com/documents/?uuid=1b5274c2-9ce0-352d-96b0-0d9d06216990"]}],"mendeley":{"formattedCitation":"&lt;sup&gt;8&lt;/sup&gt;","plainTextFormattedCitation":"8","previouslyFormattedCitation":"&lt;sup&gt;8&lt;/sup&gt;"},"properties":{"noteIndex":0},"schema":"https://github.com/citation-style-language/schema/raw/master/csl-citation.json"}</w:instrText>
      </w:r>
      <w:r w:rsidR="0006194D" w:rsidRPr="00B36F30">
        <w:rPr>
          <w:rFonts w:ascii="Times New Roman" w:hAnsi="Times New Roman" w:cs="Times New Roman"/>
          <w:color w:val="000000"/>
          <w:sz w:val="24"/>
          <w:szCs w:val="24"/>
          <w:shd w:val="clear" w:color="auto" w:fill="FFFFFF"/>
        </w:rPr>
        <w:fldChar w:fldCharType="separate"/>
      </w:r>
      <w:r w:rsidR="002C7554" w:rsidRPr="002C7554">
        <w:rPr>
          <w:rFonts w:ascii="Times New Roman" w:hAnsi="Times New Roman" w:cs="Times New Roman"/>
          <w:noProof/>
          <w:color w:val="000000"/>
          <w:sz w:val="24"/>
          <w:szCs w:val="24"/>
          <w:shd w:val="clear" w:color="auto" w:fill="FFFFFF"/>
          <w:vertAlign w:val="superscript"/>
        </w:rPr>
        <w:t>8</w:t>
      </w:r>
      <w:r w:rsidR="0006194D" w:rsidRPr="00B36F30">
        <w:rPr>
          <w:rFonts w:ascii="Times New Roman" w:hAnsi="Times New Roman" w:cs="Times New Roman"/>
          <w:color w:val="000000"/>
          <w:sz w:val="24"/>
          <w:szCs w:val="24"/>
          <w:shd w:val="clear" w:color="auto" w:fill="FFFFFF"/>
        </w:rPr>
        <w:fldChar w:fldCharType="end"/>
      </w:r>
      <w:r w:rsidR="00301870" w:rsidRPr="00B36F30">
        <w:rPr>
          <w:rFonts w:ascii="Times New Roman" w:hAnsi="Times New Roman" w:cs="Times New Roman"/>
          <w:color w:val="000000"/>
          <w:sz w:val="24"/>
          <w:szCs w:val="24"/>
          <w:shd w:val="clear" w:color="auto" w:fill="FFFFFF"/>
        </w:rPr>
        <w:t>.</w:t>
      </w:r>
    </w:p>
    <w:p w14:paraId="381B21C3" w14:textId="56236CD8" w:rsidR="00083A36" w:rsidRDefault="002C7554" w:rsidP="00067FD0">
      <w:pPr>
        <w:spacing w:after="0" w:line="480" w:lineRule="auto"/>
        <w:rPr>
          <w:ins w:id="122" w:author="Microsoft account" w:date="2021-08-19T16:35:00Z"/>
          <w:rFonts w:ascii="Times New Roman" w:hAnsi="Times New Roman" w:cs="Times New Roman"/>
          <w:sz w:val="24"/>
          <w:szCs w:val="24"/>
        </w:rPr>
      </w:pPr>
      <w:ins w:id="123" w:author="Microsoft account" w:date="2021-08-19T15:57:00Z">
        <w:r w:rsidRPr="002C7554">
          <w:rPr>
            <w:rFonts w:ascii="Times New Roman" w:hAnsi="Times New Roman" w:cs="Times New Roman"/>
            <w:sz w:val="24"/>
            <w:szCs w:val="24"/>
          </w:rPr>
          <w:t>In Bangladesh, there is a low prevalence of AIDS, with the virus affecting 0.1 per cent of the general population. But evidence shows</w:t>
        </w:r>
        <w:r>
          <w:rPr>
            <w:rFonts w:ascii="Times New Roman" w:hAnsi="Times New Roman" w:cs="Times New Roman"/>
            <w:sz w:val="24"/>
            <w:szCs w:val="24"/>
          </w:rPr>
          <w:t xml:space="preserve"> that new cases are on the rise</w:t>
        </w:r>
      </w:ins>
      <w:commentRangeStart w:id="124"/>
      <w:commentRangeStart w:id="125"/>
      <w:commentRangeStart w:id="126"/>
      <w:commentRangeStart w:id="127"/>
      <w:del w:id="128" w:author="Microsoft account" w:date="2021-08-19T15:57:00Z">
        <w:r w:rsidR="00887102" w:rsidRPr="00B36F30" w:rsidDel="002C7554">
          <w:rPr>
            <w:rFonts w:ascii="Times New Roman" w:hAnsi="Times New Roman" w:cs="Times New Roman"/>
            <w:sz w:val="24"/>
            <w:szCs w:val="24"/>
          </w:rPr>
          <w:delText xml:space="preserve">In Bangladesh, as of </w:delText>
        </w:r>
        <w:r w:rsidR="00887102" w:rsidRPr="00445A18" w:rsidDel="002C7554">
          <w:rPr>
            <w:rFonts w:ascii="Times New Roman" w:hAnsi="Times New Roman" w:cs="Times New Roman"/>
            <w:color w:val="FF0000"/>
            <w:sz w:val="24"/>
            <w:szCs w:val="24"/>
          </w:rPr>
          <w:delText>2018</w:delText>
        </w:r>
        <w:r w:rsidR="00887102" w:rsidRPr="00B36F30" w:rsidDel="002C7554">
          <w:rPr>
            <w:rFonts w:ascii="Times New Roman" w:hAnsi="Times New Roman" w:cs="Times New Roman"/>
            <w:sz w:val="24"/>
            <w:szCs w:val="24"/>
          </w:rPr>
          <w:delText xml:space="preserve">, people aged 15 and over </w:delText>
        </w:r>
        <w:r w:rsidR="00887102" w:rsidRPr="00445A18" w:rsidDel="002C7554">
          <w:rPr>
            <w:rFonts w:ascii="Times New Roman" w:hAnsi="Times New Roman" w:cs="Times New Roman"/>
            <w:color w:val="FF0000"/>
            <w:sz w:val="24"/>
            <w:szCs w:val="24"/>
          </w:rPr>
          <w:delText xml:space="preserve">living with HIV was 13000 </w:delText>
        </w:r>
        <w:r w:rsidR="00887102" w:rsidRPr="00B36F30" w:rsidDel="002C7554">
          <w:rPr>
            <w:rFonts w:ascii="Times New Roman" w:hAnsi="Times New Roman" w:cs="Times New Roman"/>
            <w:sz w:val="24"/>
            <w:szCs w:val="24"/>
          </w:rPr>
          <w:delText>with a prevalence rate of 0.1%</w:delText>
        </w:r>
      </w:del>
      <w:ins w:id="129" w:author="Microsoft account" w:date="2021-08-19T15:58:00Z">
        <w:r>
          <w:rPr>
            <w:rFonts w:ascii="Times New Roman" w:hAnsi="Times New Roman" w:cs="Times New Roman"/>
            <w:sz w:val="24"/>
            <w:szCs w:val="24"/>
          </w:rPr>
          <w:t>.</w:t>
        </w:r>
      </w:ins>
      <w:ins w:id="130" w:author="Microsoft account" w:date="2021-08-19T16:07:00Z">
        <w:r w:rsidR="00131286">
          <w:rPr>
            <w:rFonts w:ascii="Times New Roman" w:hAnsi="Times New Roman" w:cs="Times New Roman"/>
            <w:sz w:val="24"/>
            <w:szCs w:val="24"/>
          </w:rPr>
          <w:t xml:space="preserve"> </w:t>
        </w:r>
        <w:r w:rsidR="00131286" w:rsidRPr="00131286">
          <w:rPr>
            <w:rFonts w:ascii="Times New Roman" w:hAnsi="Times New Roman" w:cs="Times New Roman"/>
            <w:sz w:val="24"/>
            <w:szCs w:val="24"/>
          </w:rPr>
          <w:t>Till 1st December 2017, 5,586 HIV positive cases were detected in Bangladesh of whom 865 were new. Most of the newly identifie</w:t>
        </w:r>
        <w:r w:rsidR="00131286">
          <w:rPr>
            <w:rFonts w:ascii="Times New Roman" w:hAnsi="Times New Roman" w:cs="Times New Roman"/>
            <w:sz w:val="24"/>
            <w:szCs w:val="24"/>
          </w:rPr>
          <w:t>d people living with HIV</w:t>
        </w:r>
        <w:r w:rsidR="00131286" w:rsidRPr="00131286">
          <w:rPr>
            <w:rFonts w:ascii="Times New Roman" w:hAnsi="Times New Roman" w:cs="Times New Roman"/>
            <w:sz w:val="24"/>
            <w:szCs w:val="24"/>
          </w:rPr>
          <w:t xml:space="preserve"> were concentrated in Dhaka (54%), Chittagong (21%), Khulna (10%) and Sylhet divisions (6%)</w:t>
        </w:r>
      </w:ins>
      <w:ins w:id="131" w:author="Microsoft account" w:date="2021-08-19T16:11:00Z">
        <w:r w:rsidR="00131286">
          <w:rPr>
            <w:rFonts w:ascii="Times New Roman" w:hAnsi="Times New Roman" w:cs="Times New Roman"/>
            <w:sz w:val="24"/>
            <w:szCs w:val="24"/>
          </w:rPr>
          <w:fldChar w:fldCharType="begin" w:fldLock="1"/>
        </w:r>
      </w:ins>
      <w:r w:rsidR="00D06338">
        <w:rPr>
          <w:rFonts w:ascii="Times New Roman" w:hAnsi="Times New Roman" w:cs="Times New Roman"/>
          <w:sz w:val="24"/>
          <w:szCs w:val="24"/>
        </w:rPr>
        <w:instrText>ADDIN CSL_CITATION {"citationItems":[{"id":"ITEM-1","itemData":{"author":[{"dropping-particle":"","family":"UNAIDS","given":"","non-dropping-particle":"","parse-names":false,"suffix":""}],"id":"ITEM-1","issued":{"date-parts":[["2018"]]},"title":"Country progress report-Bangladesh Global AIDS Monitoring 2018","type":"article-journal"},"uris":["http://www.mendeley.com/documents/?uuid=19aeb401-6bbf-3e67-bcde-9938bcba2a69"]}],"mendeley":{"formattedCitation":"&lt;sup&gt;9&lt;/sup&gt;","plainTextFormattedCitation":"9","previouslyFormattedCitation":"&lt;sup&gt;9&lt;/sup&gt;"},"properties":{"noteIndex":0},"schema":"https://github.com/citation-style-language/schema/raw/master/csl-citation.json"}</w:instrText>
      </w:r>
      <w:r w:rsidR="00131286">
        <w:rPr>
          <w:rFonts w:ascii="Times New Roman" w:hAnsi="Times New Roman" w:cs="Times New Roman"/>
          <w:sz w:val="24"/>
          <w:szCs w:val="24"/>
        </w:rPr>
        <w:fldChar w:fldCharType="separate"/>
      </w:r>
      <w:r w:rsidR="00131286" w:rsidRPr="00131286">
        <w:rPr>
          <w:rFonts w:ascii="Times New Roman" w:hAnsi="Times New Roman" w:cs="Times New Roman"/>
          <w:noProof/>
          <w:sz w:val="24"/>
          <w:szCs w:val="24"/>
          <w:vertAlign w:val="superscript"/>
        </w:rPr>
        <w:t>9</w:t>
      </w:r>
      <w:ins w:id="132" w:author="Microsoft account" w:date="2021-08-19T16:11:00Z">
        <w:r w:rsidR="00131286">
          <w:rPr>
            <w:rFonts w:ascii="Times New Roman" w:hAnsi="Times New Roman" w:cs="Times New Roman"/>
            <w:sz w:val="24"/>
            <w:szCs w:val="24"/>
          </w:rPr>
          <w:fldChar w:fldCharType="end"/>
        </w:r>
      </w:ins>
      <w:ins w:id="133" w:author="Microsoft account" w:date="2021-08-19T16:07:00Z">
        <w:r w:rsidR="00131286" w:rsidRPr="00131286">
          <w:rPr>
            <w:rFonts w:ascii="Times New Roman" w:hAnsi="Times New Roman" w:cs="Times New Roman"/>
            <w:sz w:val="24"/>
            <w:szCs w:val="24"/>
          </w:rPr>
          <w:t>.</w:t>
        </w:r>
      </w:ins>
      <w:del w:id="134" w:author="Microsoft account" w:date="2021-08-19T15:58:00Z">
        <w:r w:rsidR="00887102" w:rsidRPr="00B36F30" w:rsidDel="002C7554">
          <w:rPr>
            <w:rFonts w:ascii="Times New Roman" w:hAnsi="Times New Roman" w:cs="Times New Roman"/>
            <w:sz w:val="24"/>
            <w:szCs w:val="24"/>
          </w:rPr>
          <w:delText>.</w:delText>
        </w:r>
      </w:del>
      <w:ins w:id="135" w:author="Microsoft account" w:date="2021-08-19T15:58:00Z">
        <w:r>
          <w:rPr>
            <w:rFonts w:ascii="Times New Roman" w:hAnsi="Times New Roman" w:cs="Times New Roman"/>
            <w:sz w:val="24"/>
            <w:szCs w:val="24"/>
          </w:rPr>
          <w:t xml:space="preserve"> </w:t>
        </w:r>
        <w:r w:rsidRPr="002C7554">
          <w:rPr>
            <w:rFonts w:ascii="Times New Roman" w:hAnsi="Times New Roman" w:cs="Times New Roman"/>
            <w:sz w:val="24"/>
            <w:szCs w:val="24"/>
          </w:rPr>
          <w:t>HIV is spreading beyond the key groups, such as sex wo</w:t>
        </w:r>
        <w:r>
          <w:rPr>
            <w:rFonts w:ascii="Times New Roman" w:hAnsi="Times New Roman" w:cs="Times New Roman"/>
            <w:sz w:val="24"/>
            <w:szCs w:val="24"/>
          </w:rPr>
          <w:t>rkers and injecting drug users</w:t>
        </w:r>
      </w:ins>
      <w:ins w:id="136" w:author="Microsoft account" w:date="2021-08-19T16:01:00Z">
        <w:r>
          <w:rPr>
            <w:rFonts w:ascii="Times New Roman" w:hAnsi="Times New Roman" w:cs="Times New Roman"/>
            <w:sz w:val="24"/>
            <w:szCs w:val="24"/>
          </w:rPr>
          <w:fldChar w:fldCharType="begin" w:fldLock="1"/>
        </w:r>
      </w:ins>
      <w:r w:rsidR="00D06338">
        <w:rPr>
          <w:rFonts w:ascii="Times New Roman" w:hAnsi="Times New Roman" w:cs="Times New Roman"/>
          <w:sz w:val="24"/>
          <w:szCs w:val="24"/>
        </w:rPr>
        <w:instrText>ADDIN CSL_CITATION {"citationItems":[{"id":"ITEM-1","itemData":{"URL":"https://www.unicef.org/bangladesh/en/towards-ending-aids","accessed":{"date-parts":[["2021","8","19"]]},"author":[{"dropping-particle":"","family":"UNICEF Bangladesh","given":"","non-dropping-particle":"","parse-names":false,"suffix":""}],"id":"ITEM-1","issued":{"date-parts":[["2021"]]},"title":"Towards ending AIDS","type":"webpage"},"uris":["http://www.mendeley.com/documents/?uuid=45dedbd0-45ca-3c7b-b475-cd083db4638f"]}],"mendeley":{"formattedCitation":"&lt;sup&gt;10&lt;/sup&gt;","plainTextFormattedCitation":"10","previouslyFormattedCitation":"&lt;sup&gt;10&lt;/sup&gt;"},"properties":{"noteIndex":0},"schema":"https://github.com/citation-style-language/schema/raw/master/csl-citation.json"}</w:instrText>
      </w:r>
      <w:r>
        <w:rPr>
          <w:rFonts w:ascii="Times New Roman" w:hAnsi="Times New Roman" w:cs="Times New Roman"/>
          <w:sz w:val="24"/>
          <w:szCs w:val="24"/>
        </w:rPr>
        <w:fldChar w:fldCharType="separate"/>
      </w:r>
      <w:r w:rsidR="00131286" w:rsidRPr="00131286">
        <w:rPr>
          <w:rFonts w:ascii="Times New Roman" w:hAnsi="Times New Roman" w:cs="Times New Roman"/>
          <w:noProof/>
          <w:sz w:val="24"/>
          <w:szCs w:val="24"/>
          <w:vertAlign w:val="superscript"/>
        </w:rPr>
        <w:t>10</w:t>
      </w:r>
      <w:ins w:id="137" w:author="Microsoft account" w:date="2021-08-19T16:01:00Z">
        <w:r>
          <w:rPr>
            <w:rFonts w:ascii="Times New Roman" w:hAnsi="Times New Roman" w:cs="Times New Roman"/>
            <w:sz w:val="24"/>
            <w:szCs w:val="24"/>
          </w:rPr>
          <w:fldChar w:fldCharType="end"/>
        </w:r>
      </w:ins>
      <w:ins w:id="138" w:author="Microsoft account" w:date="2021-08-19T15:58:00Z">
        <w:r w:rsidRPr="002C7554">
          <w:rPr>
            <w:rFonts w:ascii="Times New Roman" w:hAnsi="Times New Roman" w:cs="Times New Roman"/>
            <w:sz w:val="24"/>
            <w:szCs w:val="24"/>
          </w:rPr>
          <w:t>.</w:t>
        </w:r>
      </w:ins>
      <w:r w:rsidR="00887102" w:rsidRPr="00B36F30">
        <w:rPr>
          <w:rFonts w:ascii="Times New Roman" w:hAnsi="Times New Roman" w:cs="Times New Roman"/>
          <w:sz w:val="24"/>
          <w:szCs w:val="24"/>
        </w:rPr>
        <w:t xml:space="preserve"> </w:t>
      </w:r>
      <w:commentRangeEnd w:id="124"/>
      <w:r w:rsidR="00F7435D">
        <w:rPr>
          <w:rStyle w:val="CommentReference"/>
          <w:lang w:val="en-GB"/>
        </w:rPr>
        <w:commentReference w:id="124"/>
      </w:r>
      <w:commentRangeEnd w:id="125"/>
      <w:r w:rsidR="00131286">
        <w:rPr>
          <w:rStyle w:val="CommentReference"/>
          <w:lang w:val="en-GB"/>
        </w:rPr>
        <w:commentReference w:id="125"/>
      </w:r>
      <w:del w:id="139" w:author="Microsoft account" w:date="2021-08-19T15:58:00Z">
        <w:r w:rsidR="00887102" w:rsidRPr="00445A18" w:rsidDel="002C7554">
          <w:rPr>
            <w:rFonts w:ascii="Times New Roman" w:hAnsi="Times New Roman" w:cs="Times New Roman"/>
            <w:color w:val="FF0000"/>
            <w:sz w:val="24"/>
            <w:szCs w:val="24"/>
          </w:rPr>
          <w:delText xml:space="preserve">The number of death cases of people aged 15 </w:delText>
        </w:r>
      </w:del>
      <w:ins w:id="140" w:author="Chowdhury,Muhammad Abdul Baker" w:date="2021-07-30T21:16:00Z">
        <w:del w:id="141" w:author="Microsoft account" w:date="2021-08-19T15:58:00Z">
          <w:r w:rsidR="00F7435D" w:rsidDel="002C7554">
            <w:rPr>
              <w:rFonts w:ascii="Times New Roman" w:hAnsi="Times New Roman" w:cs="Times New Roman"/>
              <w:color w:val="FF0000"/>
              <w:sz w:val="24"/>
              <w:szCs w:val="24"/>
            </w:rPr>
            <w:delText xml:space="preserve">years </w:delText>
          </w:r>
        </w:del>
      </w:ins>
      <w:del w:id="142" w:author="Microsoft account" w:date="2021-08-19T15:58:00Z">
        <w:r w:rsidR="00887102" w:rsidRPr="00445A18" w:rsidDel="002C7554">
          <w:rPr>
            <w:rFonts w:ascii="Times New Roman" w:hAnsi="Times New Roman" w:cs="Times New Roman"/>
            <w:color w:val="FF0000"/>
            <w:sz w:val="24"/>
            <w:szCs w:val="24"/>
          </w:rPr>
          <w:delText xml:space="preserve">and over was less than 1000 while the number of newly infected cases was </w:delText>
        </w:r>
        <w:r w:rsidR="00887102" w:rsidRPr="00C657C9" w:rsidDel="002C7554">
          <w:rPr>
            <w:rFonts w:ascii="Times New Roman" w:hAnsi="Times New Roman" w:cs="Times New Roman"/>
            <w:color w:val="FF0000"/>
            <w:sz w:val="24"/>
            <w:szCs w:val="24"/>
            <w:highlight w:val="yellow"/>
          </w:rPr>
          <w:delText>15000 on averag</w:delText>
        </w:r>
        <w:r w:rsidR="00887102" w:rsidRPr="00B36F30" w:rsidDel="002C7554">
          <w:rPr>
            <w:rFonts w:ascii="Times New Roman" w:hAnsi="Times New Roman" w:cs="Times New Roman"/>
            <w:sz w:val="24"/>
            <w:szCs w:val="24"/>
          </w:rPr>
          <w:delText>e</w:delText>
        </w:r>
        <w:commentRangeEnd w:id="126"/>
        <w:r w:rsidR="00C657C9" w:rsidDel="002C7554">
          <w:rPr>
            <w:rStyle w:val="CommentReference"/>
            <w:lang w:val="en-GB"/>
          </w:rPr>
          <w:commentReference w:id="126"/>
        </w:r>
      </w:del>
      <w:commentRangeEnd w:id="127"/>
      <w:r w:rsidR="00131286">
        <w:rPr>
          <w:rStyle w:val="CommentReference"/>
          <w:lang w:val="en-GB"/>
        </w:rPr>
        <w:commentReference w:id="127"/>
      </w:r>
      <w:del w:id="143" w:author="Microsoft account" w:date="2021-08-19T15:58:00Z">
        <w:r w:rsidR="00CB6B96" w:rsidRPr="00B36F30" w:rsidDel="002C7554">
          <w:rPr>
            <w:rFonts w:ascii="Times New Roman" w:hAnsi="Times New Roman" w:cs="Times New Roman"/>
            <w:sz w:val="24"/>
            <w:szCs w:val="24"/>
          </w:rPr>
          <w:fldChar w:fldCharType="begin" w:fldLock="1"/>
        </w:r>
        <w:r w:rsidR="00CB6B96" w:rsidRPr="002C7554" w:rsidDel="002C7554">
          <w:rPr>
            <w:rFonts w:ascii="Times New Roman" w:hAnsi="Times New Roman" w:cs="Times New Roman"/>
            <w:sz w:val="24"/>
            <w:szCs w:val="24"/>
          </w:rPr>
          <w:delInstrText>ADDIN CSL_CITATION {"citationItems":[{"id":"ITEM-1","itemData":{"author":[{"dropping-particle":"","family":"SAARC","given":"","non-dropping-particle":"","parse-names":false,"suffix":""}],"id":"ITEM-1","issued":{"date-parts":[["0"]]},"title":"SAARC EPIDEMIOLOGICAL RESPONSE ON TUBERCULOSIS 2018 SAARC Tuberculosis &amp; HIV/AIDS Centre (STAC)","type":"report"},"uris":["http://www.mendeley.com/documents/?uuid=c8e26034-7a25-3cbc-a70b-0ae64ce6a059"]}],"mendeley":{"formattedCitation":"&lt;sup&gt;10&lt;/sup&gt;","plainTextFormattedCitation":"10","previouslyFormattedCitation":"&lt;sup&gt;10&lt;/sup&gt;"},"properties":{"noteIndex":0},"schema":"https://github.com/citation-style-language/schema/raw/master/csl-citation.json"}</w:delInstrText>
        </w:r>
        <w:r w:rsidR="00CB6B96" w:rsidRPr="00B36F30" w:rsidDel="002C7554">
          <w:rPr>
            <w:rFonts w:ascii="Times New Roman" w:hAnsi="Times New Roman" w:cs="Times New Roman"/>
            <w:sz w:val="24"/>
            <w:szCs w:val="24"/>
          </w:rPr>
          <w:fldChar w:fldCharType="separate"/>
        </w:r>
        <w:r w:rsidR="00CB6B96" w:rsidRPr="00B36F30" w:rsidDel="002C7554">
          <w:rPr>
            <w:rFonts w:ascii="Times New Roman" w:hAnsi="Times New Roman" w:cs="Times New Roman"/>
            <w:noProof/>
            <w:sz w:val="24"/>
            <w:szCs w:val="24"/>
            <w:vertAlign w:val="superscript"/>
          </w:rPr>
          <w:delText>10</w:delText>
        </w:r>
        <w:r w:rsidR="00CB6B96" w:rsidRPr="00B36F30" w:rsidDel="002C7554">
          <w:rPr>
            <w:rFonts w:ascii="Times New Roman" w:hAnsi="Times New Roman" w:cs="Times New Roman"/>
            <w:sz w:val="24"/>
            <w:szCs w:val="24"/>
          </w:rPr>
          <w:fldChar w:fldCharType="end"/>
        </w:r>
        <w:r w:rsidR="00887102" w:rsidRPr="00B36F30" w:rsidDel="002C7554">
          <w:rPr>
            <w:rFonts w:ascii="Times New Roman" w:hAnsi="Times New Roman" w:cs="Times New Roman"/>
            <w:sz w:val="24"/>
            <w:szCs w:val="24"/>
          </w:rPr>
          <w:delText>.</w:delText>
        </w:r>
      </w:del>
      <w:r w:rsidR="00887102" w:rsidRPr="00B36F30">
        <w:rPr>
          <w:rFonts w:ascii="Times New Roman" w:hAnsi="Times New Roman" w:cs="Times New Roman"/>
          <w:sz w:val="24"/>
          <w:szCs w:val="24"/>
        </w:rPr>
        <w:t xml:space="preserve"> Though the number of infected cases among the women in Bangladesh is </w:t>
      </w:r>
      <w:del w:id="144" w:author="Microsoft account" w:date="2021-08-19T16:27:00Z">
        <w:r w:rsidR="00887102" w:rsidRPr="00B36F30" w:rsidDel="00083A36">
          <w:rPr>
            <w:rFonts w:ascii="Times New Roman" w:hAnsi="Times New Roman" w:cs="Times New Roman"/>
            <w:sz w:val="24"/>
            <w:szCs w:val="24"/>
          </w:rPr>
          <w:delText>in a decreasing</w:delText>
        </w:r>
      </w:del>
      <w:ins w:id="145" w:author="Microsoft account" w:date="2021-08-19T16:27:00Z">
        <w:r w:rsidR="00083A36">
          <w:rPr>
            <w:rFonts w:ascii="Times New Roman" w:hAnsi="Times New Roman" w:cs="Times New Roman"/>
            <w:sz w:val="24"/>
            <w:szCs w:val="24"/>
          </w:rPr>
          <w:t>lower</w:t>
        </w:r>
      </w:ins>
      <w:r w:rsidR="00887102" w:rsidRPr="00B36F30">
        <w:rPr>
          <w:rFonts w:ascii="Times New Roman" w:hAnsi="Times New Roman" w:cs="Times New Roman"/>
          <w:sz w:val="24"/>
          <w:szCs w:val="24"/>
        </w:rPr>
        <w:t xml:space="preserve"> rate compared to men in recent years, the </w:t>
      </w:r>
      <w:del w:id="146" w:author="Chowdhury,Muhammad Abdul Baker" w:date="2021-07-30T21:18:00Z">
        <w:r w:rsidR="00887102" w:rsidRPr="00B36F30" w:rsidDel="00892D01">
          <w:rPr>
            <w:rFonts w:ascii="Times New Roman" w:hAnsi="Times New Roman" w:cs="Times New Roman"/>
            <w:sz w:val="24"/>
            <w:szCs w:val="24"/>
          </w:rPr>
          <w:delText>chance</w:delText>
        </w:r>
      </w:del>
      <w:ins w:id="147" w:author="Chowdhury,Muhammad Abdul Baker" w:date="2021-07-30T21:18:00Z">
        <w:r w:rsidR="00892D01" w:rsidRPr="00B36F30">
          <w:rPr>
            <w:rFonts w:ascii="Times New Roman" w:hAnsi="Times New Roman" w:cs="Times New Roman"/>
            <w:sz w:val="24"/>
            <w:szCs w:val="24"/>
          </w:rPr>
          <w:t>possibility</w:t>
        </w:r>
      </w:ins>
      <w:r w:rsidR="00887102" w:rsidRPr="00B36F30">
        <w:rPr>
          <w:rFonts w:ascii="Times New Roman" w:hAnsi="Times New Roman" w:cs="Times New Roman"/>
          <w:sz w:val="24"/>
          <w:szCs w:val="24"/>
        </w:rPr>
        <w:t xml:space="preserve"> of expanding rate of HIV among women can’t be underestimated</w:t>
      </w:r>
      <w:r w:rsidR="00CB6B96" w:rsidRPr="00B36F30">
        <w:rPr>
          <w:rFonts w:ascii="Times New Roman" w:hAnsi="Times New Roman" w:cs="Times New Roman"/>
          <w:sz w:val="24"/>
          <w:szCs w:val="24"/>
        </w:rPr>
        <w:fldChar w:fldCharType="begin" w:fldLock="1"/>
      </w:r>
      <w:r w:rsidR="00D06338">
        <w:rPr>
          <w:rFonts w:ascii="Times New Roman" w:hAnsi="Times New Roman" w:cs="Times New Roman"/>
          <w:sz w:val="24"/>
          <w:szCs w:val="24"/>
        </w:rPr>
        <w:instrText>ADDIN CSL_CITATION {"citationItems":[{"id":"ITEM-1","itemData":{"author":[{"dropping-particle":"","family":"Hayes","given":"Prof Richard","non-dropping-particle":"","parse-names":false,"suffix":""}],"id":"ITEM-1","issued":{"date-parts":[["2002"]]},"title":"Reducing HIV prevalence among young people: A review of the UNGASS prevalence goal and how it should be monitored","type":"report"},"uris":["http://www.mendeley.com/documents/?uuid=758647a5-47f7-3e11-b4b3-947519d05699"]}],"mendeley":{"formattedCitation":"&lt;sup&gt;11&lt;/sup&gt;","plainTextFormattedCitation":"11","previouslyFormattedCitation":"&lt;sup&gt;11&lt;/sup&gt;"},"properties":{"noteIndex":0},"schema":"https://github.com/citation-style-language/schema/raw/master/csl-citation.json"}</w:instrText>
      </w:r>
      <w:r w:rsidR="00CB6B96" w:rsidRPr="00B36F30">
        <w:rPr>
          <w:rFonts w:ascii="Times New Roman" w:hAnsi="Times New Roman" w:cs="Times New Roman"/>
          <w:sz w:val="24"/>
          <w:szCs w:val="24"/>
        </w:rPr>
        <w:fldChar w:fldCharType="separate"/>
      </w:r>
      <w:r w:rsidR="00131286" w:rsidRPr="00131286">
        <w:rPr>
          <w:rFonts w:ascii="Times New Roman" w:hAnsi="Times New Roman" w:cs="Times New Roman"/>
          <w:noProof/>
          <w:sz w:val="24"/>
          <w:szCs w:val="24"/>
          <w:vertAlign w:val="superscript"/>
        </w:rPr>
        <w:t>11</w:t>
      </w:r>
      <w:r w:rsidR="00CB6B96" w:rsidRPr="00B36F30">
        <w:rPr>
          <w:rFonts w:ascii="Times New Roman" w:hAnsi="Times New Roman" w:cs="Times New Roman"/>
          <w:sz w:val="24"/>
          <w:szCs w:val="24"/>
        </w:rPr>
        <w:fldChar w:fldCharType="end"/>
      </w:r>
      <w:r w:rsidR="00887102" w:rsidRPr="00B36F30">
        <w:rPr>
          <w:rFonts w:ascii="Times New Roman" w:hAnsi="Times New Roman" w:cs="Times New Roman"/>
          <w:sz w:val="24"/>
          <w:szCs w:val="24"/>
        </w:rPr>
        <w:t xml:space="preserve">. </w:t>
      </w:r>
      <w:ins w:id="148" w:author="Microsoft account" w:date="2021-08-19T16:02:00Z">
        <w:r w:rsidRPr="002C7554">
          <w:rPr>
            <w:rFonts w:ascii="Times New Roman" w:hAnsi="Times New Roman" w:cs="Times New Roman"/>
            <w:sz w:val="24"/>
            <w:szCs w:val="24"/>
          </w:rPr>
          <w:t xml:space="preserve">In the past five years, the numbers of housewives </w:t>
        </w:r>
        <w:r w:rsidRPr="002C7554">
          <w:rPr>
            <w:rFonts w:ascii="Times New Roman" w:hAnsi="Times New Roman" w:cs="Times New Roman"/>
            <w:sz w:val="24"/>
            <w:szCs w:val="24"/>
          </w:rPr>
          <w:lastRenderedPageBreak/>
          <w:t>and pregnant mothers with HIV have risen. The rise in female cases is seen globally as feminization and an early sign of epidemic</w:t>
        </w:r>
        <w:r>
          <w:rPr>
            <w:rFonts w:ascii="Times New Roman" w:hAnsi="Times New Roman" w:cs="Times New Roman"/>
            <w:sz w:val="24"/>
            <w:szCs w:val="24"/>
          </w:rPr>
          <w:fldChar w:fldCharType="begin" w:fldLock="1"/>
        </w:r>
      </w:ins>
      <w:r w:rsidR="00D06338">
        <w:rPr>
          <w:rFonts w:ascii="Times New Roman" w:hAnsi="Times New Roman" w:cs="Times New Roman"/>
          <w:sz w:val="24"/>
          <w:szCs w:val="24"/>
        </w:rPr>
        <w:instrText>ADDIN CSL_CITATION {"citationItems":[{"id":"ITEM-1","itemData":{"URL":"https://www.unicef.org/bangladesh/en/towards-ending-aids","accessed":{"date-parts":[["2021","8","19"]]},"author":[{"dropping-particle":"","family":"UNICEF Bangladesh","given":"","non-dropping-particle":"","parse-names":false,"suffix":""}],"id":"ITEM-1","issued":{"date-parts":[["2021"]]},"title":"Towards ending AIDS","type":"webpage"},"uris":["http://www.mendeley.com/documents/?uuid=45dedbd0-45ca-3c7b-b475-cd083db4638f"]}],"mendeley":{"formattedCitation":"&lt;sup&gt;10&lt;/sup&gt;","plainTextFormattedCitation":"10","previouslyFormattedCitation":"&lt;sup&gt;10&lt;/sup&gt;"},"properties":{"noteIndex":0},"schema":"https://github.com/citation-style-language/schema/raw/master/csl-citation.json"}</w:instrText>
      </w:r>
      <w:ins w:id="149" w:author="Microsoft account" w:date="2021-08-19T16:02:00Z">
        <w:r>
          <w:rPr>
            <w:rFonts w:ascii="Times New Roman" w:hAnsi="Times New Roman" w:cs="Times New Roman"/>
            <w:sz w:val="24"/>
            <w:szCs w:val="24"/>
          </w:rPr>
          <w:fldChar w:fldCharType="separate"/>
        </w:r>
      </w:ins>
      <w:r w:rsidR="00131286" w:rsidRPr="00131286">
        <w:rPr>
          <w:rFonts w:ascii="Times New Roman" w:hAnsi="Times New Roman" w:cs="Times New Roman"/>
          <w:noProof/>
          <w:sz w:val="24"/>
          <w:szCs w:val="24"/>
          <w:vertAlign w:val="superscript"/>
        </w:rPr>
        <w:t>10</w:t>
      </w:r>
      <w:ins w:id="150" w:author="Microsoft account" w:date="2021-08-19T16:02:00Z">
        <w:r>
          <w:rPr>
            <w:rFonts w:ascii="Times New Roman" w:hAnsi="Times New Roman" w:cs="Times New Roman"/>
            <w:sz w:val="24"/>
            <w:szCs w:val="24"/>
          </w:rPr>
          <w:fldChar w:fldCharType="end"/>
        </w:r>
        <w:r w:rsidRPr="002C7554">
          <w:rPr>
            <w:rFonts w:ascii="Times New Roman" w:hAnsi="Times New Roman" w:cs="Times New Roman"/>
            <w:sz w:val="24"/>
            <w:szCs w:val="24"/>
          </w:rPr>
          <w:t>.</w:t>
        </w:r>
        <w:r>
          <w:rPr>
            <w:rFonts w:ascii="Times New Roman" w:hAnsi="Times New Roman" w:cs="Times New Roman"/>
            <w:sz w:val="24"/>
            <w:szCs w:val="24"/>
          </w:rPr>
          <w:t xml:space="preserve"> </w:t>
        </w:r>
      </w:ins>
    </w:p>
    <w:p w14:paraId="441EFF23" w14:textId="71075789" w:rsidR="008B3D53" w:rsidRPr="00B36F30" w:rsidDel="00083A36" w:rsidRDefault="00887102" w:rsidP="00067FD0">
      <w:pPr>
        <w:spacing w:after="0" w:line="480" w:lineRule="auto"/>
        <w:rPr>
          <w:del w:id="151" w:author="Microsoft account" w:date="2021-08-19T16:35:00Z"/>
          <w:rFonts w:ascii="Times New Roman" w:hAnsi="Times New Roman" w:cs="Times New Roman"/>
          <w:sz w:val="24"/>
          <w:szCs w:val="24"/>
        </w:rPr>
      </w:pPr>
      <w:del w:id="152" w:author="Microsoft account" w:date="2021-08-19T16:35:00Z">
        <w:r w:rsidRPr="00B36F30" w:rsidDel="00083A36">
          <w:rPr>
            <w:rFonts w:ascii="Times New Roman" w:hAnsi="Times New Roman" w:cs="Times New Roman"/>
            <w:sz w:val="24"/>
            <w:szCs w:val="24"/>
          </w:rPr>
          <w:delText xml:space="preserve">The factors </w:delText>
        </w:r>
        <w:commentRangeStart w:id="153"/>
        <w:r w:rsidR="00445A18" w:rsidRPr="00445A18" w:rsidDel="00083A36">
          <w:rPr>
            <w:rFonts w:ascii="Times New Roman" w:hAnsi="Times New Roman" w:cs="Times New Roman"/>
            <w:sz w:val="24"/>
            <w:szCs w:val="24"/>
            <w:highlight w:val="yellow"/>
          </w:rPr>
          <w:delText>responsible</w:delText>
        </w:r>
        <w:r w:rsidR="00445A18" w:rsidDel="00083A36">
          <w:rPr>
            <w:rFonts w:ascii="Times New Roman" w:hAnsi="Times New Roman" w:cs="Times New Roman"/>
            <w:sz w:val="24"/>
            <w:szCs w:val="24"/>
          </w:rPr>
          <w:delText xml:space="preserve"> </w:delText>
        </w:r>
        <w:commentRangeEnd w:id="153"/>
        <w:r w:rsidR="00C657C9" w:rsidDel="00083A36">
          <w:rPr>
            <w:rStyle w:val="CommentReference"/>
            <w:lang w:val="en-GB"/>
          </w:rPr>
          <w:commentReference w:id="153"/>
        </w:r>
        <w:r w:rsidRPr="00B36F30" w:rsidDel="00083A36">
          <w:rPr>
            <w:rFonts w:ascii="Times New Roman" w:hAnsi="Times New Roman" w:cs="Times New Roman"/>
            <w:sz w:val="24"/>
            <w:szCs w:val="24"/>
          </w:rPr>
          <w:delText xml:space="preserve">for </w:delText>
        </w:r>
        <w:commentRangeStart w:id="154"/>
        <w:commentRangeStart w:id="155"/>
        <w:r w:rsidRPr="00B36F30" w:rsidDel="00083A36">
          <w:rPr>
            <w:rFonts w:ascii="Times New Roman" w:hAnsi="Times New Roman" w:cs="Times New Roman"/>
            <w:sz w:val="24"/>
            <w:szCs w:val="24"/>
          </w:rPr>
          <w:delText xml:space="preserve">expanding </w:delText>
        </w:r>
        <w:commentRangeEnd w:id="154"/>
        <w:r w:rsidR="00892D01" w:rsidDel="00083A36">
          <w:rPr>
            <w:rStyle w:val="CommentReference"/>
            <w:lang w:val="en-GB"/>
          </w:rPr>
          <w:commentReference w:id="154"/>
        </w:r>
        <w:commentRangeEnd w:id="155"/>
        <w:r w:rsidR="00083A36" w:rsidDel="00083A36">
          <w:rPr>
            <w:rStyle w:val="CommentReference"/>
            <w:lang w:val="en-GB"/>
          </w:rPr>
          <w:commentReference w:id="155"/>
        </w:r>
        <w:r w:rsidRPr="00B36F30" w:rsidDel="00083A36">
          <w:rPr>
            <w:rFonts w:ascii="Times New Roman" w:hAnsi="Times New Roman" w:cs="Times New Roman"/>
            <w:sz w:val="24"/>
            <w:szCs w:val="24"/>
          </w:rPr>
          <w:delText>the infections of HIV in Bangladesh are mainly poverty, medical facilities, education, lack of sufficient screening practices</w:delText>
        </w:r>
      </w:del>
      <w:ins w:id="156" w:author="Chowdhury,Muhammad Abdul Baker" w:date="2021-07-30T21:18:00Z">
        <w:del w:id="157" w:author="Microsoft account" w:date="2021-08-19T16:35:00Z">
          <w:r w:rsidR="00892D01" w:rsidDel="00083A36">
            <w:rPr>
              <w:rFonts w:ascii="Times New Roman" w:hAnsi="Times New Roman" w:cs="Times New Roman"/>
              <w:sz w:val="24"/>
              <w:szCs w:val="24"/>
            </w:rPr>
            <w:delText>,</w:delText>
          </w:r>
        </w:del>
      </w:ins>
      <w:del w:id="158" w:author="Microsoft account" w:date="2021-08-19T16:35:00Z">
        <w:r w:rsidRPr="00B36F30" w:rsidDel="00083A36">
          <w:rPr>
            <w:rFonts w:ascii="Times New Roman" w:hAnsi="Times New Roman" w:cs="Times New Roman"/>
            <w:sz w:val="24"/>
            <w:szCs w:val="24"/>
          </w:rPr>
          <w:delText xml:space="preserve"> and unprotected sexual practices</w:delText>
        </w:r>
        <w:r w:rsidR="00CB6B96" w:rsidRPr="00B36F30" w:rsidDel="00083A36">
          <w:rPr>
            <w:rFonts w:ascii="Times New Roman" w:hAnsi="Times New Roman" w:cs="Times New Roman"/>
            <w:sz w:val="24"/>
            <w:szCs w:val="24"/>
          </w:rPr>
          <w:fldChar w:fldCharType="begin" w:fldLock="1"/>
        </w:r>
        <w:r w:rsidR="00490BFE" w:rsidRPr="00083A36" w:rsidDel="00083A36">
          <w:rPr>
            <w:rFonts w:ascii="Times New Roman" w:hAnsi="Times New Roman" w:cs="Times New Roman"/>
            <w:sz w:val="24"/>
            <w:szCs w:val="24"/>
          </w:rPr>
          <w:delInstrText>ADDIN CSL_CITATION {"citationItems":[{"id":"ITEM-1","itemData":{"DOI":"10.1080/17290376.2018.1523022","ISSN":"18134424","PMID":"30249174","abstract":"Women in Bangladesh share a greater risk of Human Immunodeficiency Virus (HIV)/Acquired Immune Deficiency Syndrome (AIDS) infection compared to men. Levels of knowledge and awareness largely contribute to the prevalence of the HIV epidemic and its consequences. So, it is required to conduct studies based on most recent data to explore the determinants of HIV awareness. Therefore, we aimed to find the awareness level and factors influencing HIV related awareness among the married women in Bangladesh. We used data from 2014 Bangladesh Demographic and Health Survey (BDHS). About two-third of total respondents who heard about the HIV/AIDS were selected and interviewed successfully (n = 12,593) about 11 basic questions related to individual’s awareness. A score of the respondent’s knowledge and awareness was determined based on these questions. We used logistic regression models for analysing the data. We found about 62% of the respondents had an adequate knowledge and consciousness about the HIV/AIDS. Respondents’ education status, mass-media access, place of living, and working status played significant role on the awareness. As expected, respondents with higher education were more aware than those with no education (odds ratio (OR) = 3.56, 95% confidence interval (CI): 2.99–4.23). Moreover, respondents who had access to the mass media were more likely to be aware compared to those who did not have the access (OR = 1.14, 95% CI: 1.04–1.26). Although a sizeable proportion of women had an adequate knowledge and awareness regarding the HIV/AIDS, we recommend implementing educational programmes related to HIV/AIDS in the curriculum to ensure a standard level of awareness throughout the nation. Since the respondents from rural areas scored significantly lower than the urban areas, awareness through mass media, particularly in rural areas, is of prime concern for raising awareness.","author":[{"dropping-particle":"","family":"Haque","given":"Md Ashiqul","non-dropping-particle":"","parse-names":false,"suffix":""},{"dropping-particle":"","family":"Hossain","given":"Md Sha Newaj","non-dropping-particle":"","parse-names":false,"suffix":""},{"dropping-particle":"","family":"Chowdhury","given":"Muhammad Abdul Baker","non-dropping-particle":"","parse-names":false,"suffix":""},{"dropping-particle":"","family":"Uddin","given":"Md Jamal","non-dropping-particle":"","parse-names":false,"suffix":""}],"container-title":"Sahara J","id":"ITEM-1","issue":"1","issued":{"date-parts":[["2018","1","1"]]},"page":"121-127","publisher":"Routledge","title":"Factors associated with knowledge and awareness of hiv/aids among married women in bangladesh: Evidence from a nationally representative survey","type":"article-journal","volume":"15"},"uris":["http://www.mendeley.com/documents/?uuid=3e68ad6d-a573-35ff-8eea-d97f0a0c2dee"]}],"mendeley":{"formattedCitation":"&lt;sup&gt;1&lt;/sup&gt;","plainTextFormattedCitation":"1","previouslyFormattedCitation":"&lt;sup&gt;1&lt;/sup&gt;"},"properties":{"noteIndex":0},"schema":"https://github.com/citation-style-language/schema/raw/master/csl-citation.json"}</w:delInstrText>
        </w:r>
        <w:r w:rsidR="00CB6B96" w:rsidRPr="00B36F30" w:rsidDel="00083A36">
          <w:rPr>
            <w:rFonts w:ascii="Times New Roman" w:hAnsi="Times New Roman" w:cs="Times New Roman"/>
            <w:sz w:val="24"/>
            <w:szCs w:val="24"/>
          </w:rPr>
          <w:fldChar w:fldCharType="separate"/>
        </w:r>
        <w:r w:rsidR="00CB6B96" w:rsidRPr="00D55B03" w:rsidDel="00083A36">
          <w:rPr>
            <w:rFonts w:ascii="Times New Roman" w:hAnsi="Times New Roman" w:cs="Times New Roman"/>
            <w:noProof/>
            <w:sz w:val="24"/>
            <w:szCs w:val="24"/>
            <w:vertAlign w:val="superscript"/>
          </w:rPr>
          <w:delText>1</w:delText>
        </w:r>
        <w:r w:rsidR="00CB6B96" w:rsidRPr="00B36F30" w:rsidDel="00083A36">
          <w:rPr>
            <w:rFonts w:ascii="Times New Roman" w:hAnsi="Times New Roman" w:cs="Times New Roman"/>
            <w:sz w:val="24"/>
            <w:szCs w:val="24"/>
          </w:rPr>
          <w:fldChar w:fldCharType="end"/>
        </w:r>
        <w:r w:rsidRPr="00B36F30" w:rsidDel="00083A36">
          <w:rPr>
            <w:rFonts w:ascii="Times New Roman" w:hAnsi="Times New Roman" w:cs="Times New Roman"/>
            <w:sz w:val="24"/>
            <w:szCs w:val="24"/>
          </w:rPr>
          <w:delText>. Especially in the southern part of Bangladesh, with the influx of forcibly displaced Myanmar nationals or the Rohingya people in 2017, the risk of HIV infections increased due to increased sharing of syringes, needles, unprotected sexual practices and most importantly lack of knowledge</w:delText>
        </w:r>
        <w:r w:rsidR="00FB7AA4" w:rsidRPr="00B36F30" w:rsidDel="00083A36">
          <w:rPr>
            <w:rFonts w:ascii="Times New Roman" w:hAnsi="Times New Roman" w:cs="Times New Roman"/>
            <w:sz w:val="24"/>
            <w:szCs w:val="24"/>
          </w:rPr>
          <w:fldChar w:fldCharType="begin" w:fldLock="1"/>
        </w:r>
        <w:r w:rsidR="00131286" w:rsidDel="00083A36">
          <w:rPr>
            <w:rFonts w:ascii="Times New Roman" w:hAnsi="Times New Roman" w:cs="Times New Roman"/>
            <w:sz w:val="24"/>
            <w:szCs w:val="24"/>
          </w:rPr>
          <w:delInstrText>ADDIN CSL_CITATION {"citationItems":[{"id":"ITEM-1","itemData":{"ISBN":"2000200710","author":[{"dropping-particle":"","family":"UNODC","given":"","non-dropping-particle":"","parse-names":false,"suffix":""}],"id":"ITEM-1","issued":{"date-parts":[["2009"]]},"title":"United Nations Regional Task Force on Injecting Drug Use and HIV/AIDS for Asia and the Pacific","type":"article-journal"},"uris":["http://www.mendeley.com/documents/?uuid=4447c0a5-f7f2-3854-9a84-405904b1d991"]}],"mendeley":{"formattedCitation":"&lt;sup&gt;12&lt;/sup&gt;","plainTextFormattedCitation":"12","previouslyFormattedCitation":"&lt;sup&gt;11&lt;/sup&gt;"},"properties":{"noteIndex":0},"schema":"https://github.com/citation-style-language/schema/raw/master/csl-citation.json"}</w:delInstrText>
        </w:r>
        <w:r w:rsidR="00FB7AA4" w:rsidRPr="00B36F30" w:rsidDel="00083A36">
          <w:rPr>
            <w:rFonts w:ascii="Times New Roman" w:hAnsi="Times New Roman" w:cs="Times New Roman"/>
            <w:sz w:val="24"/>
            <w:szCs w:val="24"/>
          </w:rPr>
          <w:fldChar w:fldCharType="separate"/>
        </w:r>
        <w:r w:rsidR="00131286" w:rsidRPr="00131286" w:rsidDel="00083A36">
          <w:rPr>
            <w:rFonts w:ascii="Times New Roman" w:hAnsi="Times New Roman" w:cs="Times New Roman"/>
            <w:noProof/>
            <w:sz w:val="24"/>
            <w:szCs w:val="24"/>
            <w:vertAlign w:val="superscript"/>
          </w:rPr>
          <w:delText>12</w:delText>
        </w:r>
        <w:r w:rsidR="00FB7AA4" w:rsidRPr="00B36F30" w:rsidDel="00083A36">
          <w:rPr>
            <w:rFonts w:ascii="Times New Roman" w:hAnsi="Times New Roman" w:cs="Times New Roman"/>
            <w:sz w:val="24"/>
            <w:szCs w:val="24"/>
          </w:rPr>
          <w:fldChar w:fldCharType="end"/>
        </w:r>
        <w:r w:rsidRPr="00B36F30" w:rsidDel="00083A36">
          <w:rPr>
            <w:rFonts w:ascii="Times New Roman" w:hAnsi="Times New Roman" w:cs="Times New Roman"/>
            <w:sz w:val="24"/>
            <w:szCs w:val="24"/>
          </w:rPr>
          <w:delText>.</w:delText>
        </w:r>
      </w:del>
    </w:p>
    <w:p w14:paraId="00B3BB73" w14:textId="79F5AB3C" w:rsidR="00083A36" w:rsidRPr="00B36F30" w:rsidRDefault="00887102" w:rsidP="00083A36">
      <w:pPr>
        <w:spacing w:after="0" w:line="480" w:lineRule="auto"/>
        <w:rPr>
          <w:ins w:id="159" w:author="Microsoft account" w:date="2021-08-19T16:35:00Z"/>
          <w:rFonts w:ascii="Times New Roman" w:hAnsi="Times New Roman" w:cs="Times New Roman"/>
          <w:sz w:val="24"/>
          <w:szCs w:val="24"/>
        </w:rPr>
      </w:pPr>
      <w:commentRangeStart w:id="160"/>
      <w:commentRangeStart w:id="161"/>
      <w:commentRangeStart w:id="162"/>
      <w:commentRangeStart w:id="163"/>
      <w:r w:rsidRPr="00B36F30">
        <w:rPr>
          <w:rFonts w:ascii="Times New Roman" w:hAnsi="Times New Roman" w:cs="Times New Roman"/>
          <w:sz w:val="24"/>
          <w:szCs w:val="24"/>
        </w:rPr>
        <w:t xml:space="preserve">Women </w:t>
      </w:r>
      <w:commentRangeEnd w:id="160"/>
      <w:r w:rsidR="00660899">
        <w:rPr>
          <w:rStyle w:val="CommentReference"/>
          <w:lang w:val="en-GB"/>
        </w:rPr>
        <w:commentReference w:id="160"/>
      </w:r>
      <w:commentRangeEnd w:id="161"/>
      <w:r w:rsidR="00253C80">
        <w:rPr>
          <w:rStyle w:val="CommentReference"/>
          <w:lang w:val="en-GB"/>
        </w:rPr>
        <w:commentReference w:id="161"/>
      </w:r>
      <w:r w:rsidRPr="00B36F30">
        <w:rPr>
          <w:rFonts w:ascii="Times New Roman" w:hAnsi="Times New Roman" w:cs="Times New Roman"/>
          <w:sz w:val="24"/>
          <w:szCs w:val="24"/>
        </w:rPr>
        <w:t xml:space="preserve">in Bangladesh are considered </w:t>
      </w:r>
      <w:r w:rsidRPr="00445A18">
        <w:rPr>
          <w:rFonts w:ascii="Times New Roman" w:hAnsi="Times New Roman" w:cs="Times New Roman"/>
          <w:sz w:val="24"/>
          <w:szCs w:val="24"/>
          <w:highlight w:val="yellow"/>
        </w:rPr>
        <w:t xml:space="preserve">to </w:t>
      </w:r>
      <w:r w:rsidR="00445A18" w:rsidRPr="00445A18">
        <w:rPr>
          <w:rFonts w:ascii="Times New Roman" w:hAnsi="Times New Roman" w:cs="Times New Roman"/>
          <w:sz w:val="24"/>
          <w:szCs w:val="24"/>
          <w:highlight w:val="yellow"/>
        </w:rPr>
        <w:t>be</w:t>
      </w:r>
      <w:r w:rsidR="00445A18">
        <w:rPr>
          <w:rFonts w:ascii="Times New Roman" w:hAnsi="Times New Roman" w:cs="Times New Roman"/>
          <w:sz w:val="24"/>
          <w:szCs w:val="24"/>
        </w:rPr>
        <w:t xml:space="preserve"> </w:t>
      </w:r>
      <w:r w:rsidRPr="00445A18">
        <w:rPr>
          <w:rFonts w:ascii="Times New Roman" w:hAnsi="Times New Roman" w:cs="Times New Roman"/>
          <w:color w:val="FF0000"/>
          <w:sz w:val="24"/>
          <w:szCs w:val="24"/>
        </w:rPr>
        <w:t>expose</w:t>
      </w:r>
      <w:r w:rsidR="00445A18" w:rsidRPr="00445A18">
        <w:rPr>
          <w:rFonts w:ascii="Times New Roman" w:hAnsi="Times New Roman" w:cs="Times New Roman"/>
          <w:sz w:val="24"/>
          <w:szCs w:val="24"/>
          <w:highlight w:val="yellow"/>
        </w:rPr>
        <w:t>d</w:t>
      </w:r>
      <w:r w:rsidR="00445A18" w:rsidRPr="00445A18">
        <w:rPr>
          <w:rFonts w:ascii="Times New Roman" w:hAnsi="Times New Roman" w:cs="Times New Roman"/>
          <w:color w:val="FF0000"/>
          <w:sz w:val="24"/>
          <w:szCs w:val="24"/>
          <w:highlight w:val="yellow"/>
        </w:rPr>
        <w:t xml:space="preserve"> </w:t>
      </w:r>
      <w:r w:rsidR="00445A18" w:rsidRPr="00445A18">
        <w:rPr>
          <w:rFonts w:ascii="Times New Roman" w:hAnsi="Times New Roman" w:cs="Times New Roman"/>
          <w:sz w:val="24"/>
          <w:szCs w:val="24"/>
          <w:highlight w:val="yellow"/>
        </w:rPr>
        <w:t>with</w:t>
      </w:r>
      <w:r w:rsidRPr="00445A18">
        <w:rPr>
          <w:rFonts w:ascii="Times New Roman" w:hAnsi="Times New Roman" w:cs="Times New Roman"/>
          <w:color w:val="FF0000"/>
          <w:sz w:val="24"/>
          <w:szCs w:val="24"/>
        </w:rPr>
        <w:t xml:space="preserve"> </w:t>
      </w:r>
      <w:r w:rsidRPr="00B36F30">
        <w:rPr>
          <w:rFonts w:ascii="Times New Roman" w:hAnsi="Times New Roman" w:cs="Times New Roman"/>
          <w:sz w:val="24"/>
          <w:szCs w:val="24"/>
        </w:rPr>
        <w:t>a high risk of HIV due to lack of opportunity for general and health education because of gender inequality and male dominance</w:t>
      </w:r>
      <w:r w:rsidR="004A7549" w:rsidRPr="00B36F30">
        <w:rPr>
          <w:rFonts w:ascii="Times New Roman" w:hAnsi="Times New Roman" w:cs="Times New Roman"/>
          <w:sz w:val="24"/>
          <w:szCs w:val="24"/>
        </w:rPr>
        <w:fldChar w:fldCharType="begin" w:fldLock="1"/>
      </w:r>
      <w:r w:rsidR="00AB71FE">
        <w:rPr>
          <w:rFonts w:ascii="Times New Roman" w:hAnsi="Times New Roman" w:cs="Times New Roman"/>
          <w:sz w:val="24"/>
          <w:szCs w:val="24"/>
        </w:rPr>
        <w:instrText>ADDIN CSL_CITATION {"citationItems":[{"id":"ITEM-1","itemData":{"author":[{"dropping-particle":"","family":"Khan","given":"Sharful Islam","non-dropping-particle":"","parse-names":false,"suffix":""}],"container-title":"Edith Cowen University","id":"ITEM-1","issued":{"date-parts":[["2004"]]},"title":"Male sexuality and masculinity : implications for STIs / HIV and sexual health interventions in Bangladesh","type":"thesis"},"uris":["http://www.mendeley.com/documents/?uuid=4934d4d7-69c5-387b-b62e-6126c9f3f663"]}],"mendeley":{"formattedCitation":"&lt;sup&gt;12&lt;/sup&gt;","plainTextFormattedCitation":"12","previouslyFormattedCitation":"&lt;sup&gt;12&lt;/sup&gt;"},"properties":{"noteIndex":0},"schema":"https://github.com/citation-style-language/schema/raw/master/csl-citation.json"}</w:instrText>
      </w:r>
      <w:r w:rsidR="004A7549" w:rsidRPr="00B36F30">
        <w:rPr>
          <w:rFonts w:ascii="Times New Roman" w:hAnsi="Times New Roman" w:cs="Times New Roman"/>
          <w:sz w:val="24"/>
          <w:szCs w:val="24"/>
        </w:rPr>
        <w:fldChar w:fldCharType="separate"/>
      </w:r>
      <w:r w:rsidR="00D06338" w:rsidRPr="00D06338">
        <w:rPr>
          <w:rFonts w:ascii="Times New Roman" w:hAnsi="Times New Roman" w:cs="Times New Roman"/>
          <w:noProof/>
          <w:sz w:val="24"/>
          <w:szCs w:val="24"/>
          <w:vertAlign w:val="superscript"/>
        </w:rPr>
        <w:t>12</w:t>
      </w:r>
      <w:r w:rsidR="004A7549" w:rsidRPr="00B36F30">
        <w:rPr>
          <w:rFonts w:ascii="Times New Roman" w:hAnsi="Times New Roman" w:cs="Times New Roman"/>
          <w:sz w:val="24"/>
          <w:szCs w:val="24"/>
        </w:rPr>
        <w:fldChar w:fldCharType="end"/>
      </w:r>
      <w:r w:rsidRPr="00B36F30">
        <w:rPr>
          <w:rFonts w:ascii="Times New Roman" w:hAnsi="Times New Roman" w:cs="Times New Roman"/>
          <w:sz w:val="24"/>
          <w:szCs w:val="24"/>
        </w:rPr>
        <w:t>.</w:t>
      </w:r>
      <w:ins w:id="164" w:author="Microsoft account" w:date="2021-08-31T00:10:00Z">
        <w:r w:rsidR="00253C80">
          <w:rPr>
            <w:rFonts w:ascii="Times New Roman" w:hAnsi="Times New Roman" w:cs="Times New Roman"/>
            <w:sz w:val="24"/>
            <w:szCs w:val="24"/>
          </w:rPr>
          <w:t xml:space="preserve"> </w:t>
        </w:r>
      </w:ins>
      <w:del w:id="165" w:author="Microsoft account" w:date="2021-08-31T00:10:00Z">
        <w:r w:rsidRPr="00B36F30" w:rsidDel="00253C80">
          <w:rPr>
            <w:rFonts w:ascii="Times New Roman" w:hAnsi="Times New Roman" w:cs="Times New Roman"/>
            <w:sz w:val="24"/>
            <w:szCs w:val="24"/>
          </w:rPr>
          <w:delText xml:space="preserve"> </w:delText>
        </w:r>
        <w:r w:rsidRPr="009A5DD9" w:rsidDel="00253C80">
          <w:rPr>
            <w:rFonts w:ascii="Times New Roman" w:hAnsi="Times New Roman" w:cs="Times New Roman"/>
            <w:color w:val="FF0000"/>
            <w:sz w:val="24"/>
            <w:szCs w:val="24"/>
          </w:rPr>
          <w:delText xml:space="preserve">According to several studies, it’s reported that the level of knowledge among women is less than compared to men in Bangladesh. </w:delText>
        </w:r>
      </w:del>
      <w:r w:rsidRPr="00B36F30">
        <w:rPr>
          <w:rFonts w:ascii="Times New Roman" w:hAnsi="Times New Roman" w:cs="Times New Roman"/>
          <w:sz w:val="24"/>
          <w:szCs w:val="24"/>
        </w:rPr>
        <w:t xml:space="preserve">Mostly, women share </w:t>
      </w:r>
      <w:ins w:id="166" w:author="Microsoft account" w:date="2021-08-31T00:11:00Z">
        <w:r w:rsidR="00253C80">
          <w:rPr>
            <w:rFonts w:ascii="Times New Roman" w:hAnsi="Times New Roman" w:cs="Times New Roman"/>
            <w:sz w:val="24"/>
            <w:szCs w:val="24"/>
          </w:rPr>
          <w:t xml:space="preserve">a large percentage </w:t>
        </w:r>
      </w:ins>
      <w:del w:id="167" w:author="Microsoft account" w:date="2021-08-31T00:11:00Z">
        <w:r w:rsidRPr="00B36F30" w:rsidDel="00253C80">
          <w:rPr>
            <w:rFonts w:ascii="Times New Roman" w:hAnsi="Times New Roman" w:cs="Times New Roman"/>
            <w:sz w:val="24"/>
            <w:szCs w:val="24"/>
          </w:rPr>
          <w:delText xml:space="preserve">the heavier weight </w:delText>
        </w:r>
      </w:del>
      <w:r w:rsidRPr="00B36F30">
        <w:rPr>
          <w:rFonts w:ascii="Times New Roman" w:hAnsi="Times New Roman" w:cs="Times New Roman"/>
          <w:sz w:val="24"/>
          <w:szCs w:val="24"/>
        </w:rPr>
        <w:t>of the consequences of th</w:t>
      </w:r>
      <w:ins w:id="168" w:author="Microsoft account" w:date="2021-08-31T00:11:00Z">
        <w:r w:rsidR="00253C80">
          <w:rPr>
            <w:rFonts w:ascii="Times New Roman" w:hAnsi="Times New Roman" w:cs="Times New Roman"/>
            <w:sz w:val="24"/>
            <w:szCs w:val="24"/>
          </w:rPr>
          <w:t>is</w:t>
        </w:r>
      </w:ins>
      <w:del w:id="169" w:author="Microsoft account" w:date="2021-08-31T00:11:00Z">
        <w:r w:rsidRPr="00B36F30" w:rsidDel="00253C80">
          <w:rPr>
            <w:rFonts w:ascii="Times New Roman" w:hAnsi="Times New Roman" w:cs="Times New Roman"/>
            <w:sz w:val="24"/>
            <w:szCs w:val="24"/>
          </w:rPr>
          <w:delText>e</w:delText>
        </w:r>
      </w:del>
      <w:r w:rsidRPr="00B36F30">
        <w:rPr>
          <w:rFonts w:ascii="Times New Roman" w:hAnsi="Times New Roman" w:cs="Times New Roman"/>
          <w:sz w:val="24"/>
          <w:szCs w:val="24"/>
        </w:rPr>
        <w:t xml:space="preserve"> disease due to their less advantaged socio-economic position, limited access of sexually and reproductive health care</w:t>
      </w:r>
      <w:r w:rsidR="00FE0350" w:rsidRPr="00B36F30">
        <w:rPr>
          <w:rFonts w:ascii="Times New Roman" w:hAnsi="Times New Roman" w:cs="Times New Roman"/>
          <w:sz w:val="24"/>
          <w:szCs w:val="24"/>
        </w:rPr>
        <w:fldChar w:fldCharType="begin" w:fldLock="1"/>
      </w:r>
      <w:r w:rsidR="00AB71FE">
        <w:rPr>
          <w:rFonts w:ascii="Times New Roman" w:hAnsi="Times New Roman" w:cs="Times New Roman"/>
          <w:sz w:val="24"/>
          <w:szCs w:val="24"/>
        </w:rPr>
        <w:instrText>ADDIN CSL_CITATION {"citationItems":[{"id":"ITEM-1","itemData":{"DOI":"10.1186/s12889-016-3512-0","ISSN":"14712458","abstract":"Background: Globally, women share an indiscriminate burden of the HIV epidemic and the associated socioeconomic consequences. Previous studies have demonstrated a positive correlation between levels of HIV knowledge with its prevalence. However, for Bangladesh such evidence is non-existent. In this study, we aimed to explore the extent of HIV knowledge in relation to the socio-demographic variables such as age, region, area of residence i.e., urban or rural, wealth index and education, and investigate the factors influencing the level of HIV knowledge among Bangladeshi women. Methods: We used data from the Bangladesh Demographic and Health Survey (BDHS) survey conducted in 2011. In total 12,512 women ageing between 15 and 49 ever hearing about HIV regardless of HIV status were selected for this study. HIV knowledge level was estimated by analyzing respondents' answers to a set of 11 basic questions indicative of general awareness and mode of transmission. Descriptive statistics, cross-tabulation and multinominal logistic regression were performed for data analysis. Results: Little over half the respondents had good knowledge regarding HIV transmission risks. The mean HIV knowledge score was -0.001 (SD 0.914). Average correct response rate about mode of transmission was higher than for general awareness. Educational level of women and sex of household head were found to be significantly associated with HIV knowledge in the high score group. Those with no education, primary education or secondary education were less likely to be in the high score group for HIV knowledge when compared with those with higher than secondary level of education. Similarly those with male as household head were less likely to be in the higher score group for HIV knowledge. Conclusions: Level of HIV knowledge among Bangladeshi women is quite low, and the limiting factors are rooted in various demographic and household characteristics. Education and sex of the household head have been found to be significantly correlated with the level of HIV knowledge and propound sound grounds for their incorporation in the future HIV prevention strategies. Education of women may also have wider ramifications allowing reduction in gender inequality, which in turn favors higher knowledge about HIV.","author":[{"dropping-particle":"","family":"Yaya","given":"Sanni","non-dropping-particle":"","parse-names":false,"suffix":""},{"dropping-particle":"","family":"Bishwajit","given":"Ghose","non-dropping-particle":"","parse-names":false,"suffix":""},{"dropping-particle":"","family":"Danhoundo","given":"Georges","non-dropping-particle":"","parse-names":false,"suffix":""},{"dropping-particle":"","family":"Shah","given":"Vaibhav","non-dropping-particle":"","parse-names":false,"suffix":""},{"dropping-particle":"","family":"Ekholuenetale","given":"Michael","non-dropping-particle":"","parse-names":false,"suffix":""}],"container-title":"BMC Public Health","id":"ITEM-1","issue":"1","issued":{"date-parts":[["2016","8","17"]]},"page":"812","publisher":"BioMed Central Ltd.","title":"Trends and determinants of HIV/AIDS knowledge among women in Bangladesh","type":"article-journal","volume":"16"},"uris":["http://www.mendeley.com/documents/?uuid=e6e4e331-4793-3b5e-97b2-ea724d845cba"]},{"id":"ITEM-2","itemData":{"DOI":"10.19204/2016/gndr21","abstract":"Introduction: The HIV/AIDS epidemic portrays a growing health threat in the world. In Ban-gladesh, the prevalence rate of HIV/AIDS is not yet high but it is gradually becoming a threat especially for women and young girls due to gender disparity. This systematic review was conducted to explore the gender-specific vulnerability to HIV/AIDS in Bangladesh in order to suggest to policy makers the best way for the prevention of HIV/AIDS in Bangladesh as well as in other low income countries. Methods: Peer review articles were identified using a systematic search of two databases: Pubmed and Goggle Scholar. The search was limited to studies published in English between 1998 and 2016 and included a special focus on articles addressing the gender-specific risk factors to HIV/ AIDS. Discussion and Conclusion: This paper analyzes how women and girls in marginalized position in the society fall victim to HIV/AIDS due to gender disparities and other related issues. The findings of the study indicate that women and young girls are the most vulnerable to HIV/AIDS infection among the general people. Along with biological susceptibility, other major causes of this vulnerability of women and girls are gender inequality, sexual abuse and violence, social stigma, inability to decision making power, economic dependency and men's sexual power and privilege over women. This paper helps policy makers and invites them to take special care to reduce gender inequality before implementing any policy for the prevention of HIV/AIDS in Bangladesh as well as in low income countries.","author":[{"dropping-particle":"","family":"Garai","given":"Joydeb","non-dropping-particle":"","parse-names":false,"suffix":""}],"container-title":"Journal of Health and Social Sciences 2016; 1,3:181-198 REVIEW","id":"ITEM-2","issued":{"date-parts":[["2016"]]},"page":"181-198","title":"Gender and HIV / AIDS in Bangladesh : A review","type":"article-journal"},"uris":["http://www.mendeley.com/documents/?uuid=ffdff9eb-53f4-309b-873a-b6e60400e328"]},{"id":"ITEM-3","itemData":{"DOI":"10.1186/1742-6405-4-10","ISSN":"17426405","abstract":"Background: To quarantine the spreading possibility of HIV virus to general population boosting public awareness is must. But the proper awareness level is substantially low in Bangladesh. This paper aims to identify the factors associated with the awareness regarding HIV/AIDS through a bivariate and multivariate analysis using the data extracted from Bangladesh Demography and Health Survey (BDHS) 1999-2000. Results: The findings of both techniques show that education, occupation, socioeconomic status, status of household food consumption, area of residence and media exposure have significant (p &lt; 0.001) contribution in determining HIV/AIDS awareness level. It also reveals that media, particularly TV, and education play the leading role regarding this issue while the others have an indirect relationship. The odds of awareness among higher educated women and men were 4.69 and 77.73 times of no educated women and men respectively. In addition, both women and men those who regularly watch TV were 8.6 times more likely to be aware about AIDS compared to those who never watch TV. This phenomenon holds true for both women and men. Conclusion: At this instant it is urgent to give emphasis on education, alleviation of poverty, ensuring electronic media exposure, head to head communication program, institutional based sex education and necessary information to learn about HIV/AIDS for the young, adult and adolescents all over the country. © 2007 Rahman and Rahman; licensee BioMed Central Ltd.","author":[{"dropping-particle":"","family":"Rahman","given":"Mohammad Shafiqur","non-dropping-particle":"","parse-names":false,"suffix":""},{"dropping-particle":"","family":"Rahman","given":"Mohammad Lutfor","non-dropping-particle":"","parse-names":false,"suffix":""}],"container-title":"AIDS Research and Therapy","id":"ITEM-3","issued":{"date-parts":[["2007","5","12"]]},"publisher":"AIDS Res Ther","title":"Media and education play a tremendous role in mounting AIDS awareness among married couples in Bangladesh","type":"article-journal","volume":"4"},"uris":["http://www.mendeley.com/documents/?uuid=33da02f6-451b-39e0-8bd4-66525dde4fce"]}],"mendeley":{"formattedCitation":"&lt;sup&gt;13–15&lt;/sup&gt;","plainTextFormattedCitation":"13–15","previouslyFormattedCitation":"&lt;sup&gt;13–15&lt;/sup&gt;"},"properties":{"noteIndex":0},"schema":"https://github.com/citation-style-language/schema/raw/master/csl-citation.json"}</w:instrText>
      </w:r>
      <w:r w:rsidR="00FE0350" w:rsidRPr="00B36F30">
        <w:rPr>
          <w:rFonts w:ascii="Times New Roman" w:hAnsi="Times New Roman" w:cs="Times New Roman"/>
          <w:sz w:val="24"/>
          <w:szCs w:val="24"/>
        </w:rPr>
        <w:fldChar w:fldCharType="separate"/>
      </w:r>
      <w:r w:rsidR="00D06338" w:rsidRPr="00D06338">
        <w:rPr>
          <w:rFonts w:ascii="Times New Roman" w:hAnsi="Times New Roman" w:cs="Times New Roman"/>
          <w:noProof/>
          <w:sz w:val="24"/>
          <w:szCs w:val="24"/>
          <w:vertAlign w:val="superscript"/>
        </w:rPr>
        <w:t>13–15</w:t>
      </w:r>
      <w:r w:rsidR="00FE0350" w:rsidRPr="00B36F30">
        <w:rPr>
          <w:rFonts w:ascii="Times New Roman" w:hAnsi="Times New Roman" w:cs="Times New Roman"/>
          <w:sz w:val="24"/>
          <w:szCs w:val="24"/>
        </w:rPr>
        <w:fldChar w:fldCharType="end"/>
      </w:r>
      <w:r w:rsidRPr="00B36F30">
        <w:rPr>
          <w:rFonts w:ascii="Times New Roman" w:hAnsi="Times New Roman" w:cs="Times New Roman"/>
          <w:sz w:val="24"/>
          <w:szCs w:val="24"/>
        </w:rPr>
        <w:t xml:space="preserve">  and that’s why women are in more vulnerable situation to HIV infection and transmission. </w:t>
      </w:r>
      <w:r w:rsidRPr="009A5DD9">
        <w:rPr>
          <w:rFonts w:ascii="Times New Roman" w:hAnsi="Times New Roman" w:cs="Times New Roman"/>
          <w:color w:val="FF0000"/>
          <w:sz w:val="24"/>
          <w:szCs w:val="24"/>
        </w:rPr>
        <w:t xml:space="preserve">It’s also true that women in Bangladesh about HIV/AIDS is contaminated with myths </w:t>
      </w:r>
      <w:commentRangeEnd w:id="162"/>
      <w:r w:rsidR="00C657C9">
        <w:rPr>
          <w:rStyle w:val="CommentReference"/>
          <w:lang w:val="en-GB"/>
        </w:rPr>
        <w:commentReference w:id="162"/>
      </w:r>
      <w:commentRangeEnd w:id="163"/>
      <w:r w:rsidR="00253C80">
        <w:rPr>
          <w:rStyle w:val="CommentReference"/>
          <w:lang w:val="en-GB"/>
        </w:rPr>
        <w:commentReference w:id="163"/>
      </w:r>
      <w:r w:rsidRPr="009A5DD9">
        <w:rPr>
          <w:rFonts w:ascii="Times New Roman" w:hAnsi="Times New Roman" w:cs="Times New Roman"/>
          <w:color w:val="FF0000"/>
          <w:sz w:val="24"/>
          <w:szCs w:val="24"/>
        </w:rPr>
        <w:t>a</w:t>
      </w:r>
      <w:r w:rsidRPr="00B36F30">
        <w:rPr>
          <w:rFonts w:ascii="Times New Roman" w:hAnsi="Times New Roman" w:cs="Times New Roman"/>
          <w:sz w:val="24"/>
          <w:szCs w:val="24"/>
        </w:rPr>
        <w:t>nd rumors which increases the number of HIV infection or transmission</w:t>
      </w:r>
      <w:r w:rsidR="00FE0350" w:rsidRPr="00B36F30">
        <w:rPr>
          <w:rFonts w:ascii="Times New Roman" w:hAnsi="Times New Roman" w:cs="Times New Roman"/>
          <w:sz w:val="24"/>
          <w:szCs w:val="24"/>
        </w:rPr>
        <w:fldChar w:fldCharType="begin" w:fldLock="1"/>
      </w:r>
      <w:r w:rsidR="00AB71FE">
        <w:rPr>
          <w:rFonts w:ascii="Times New Roman" w:hAnsi="Times New Roman" w:cs="Times New Roman"/>
          <w:sz w:val="24"/>
          <w:szCs w:val="24"/>
        </w:rPr>
        <w:instrText>ADDIN CSL_CITATION {"citationItems":[{"id":"ITEM-1","itemData":{"DOI":"10.1186/1471-2458-14-775","ISSN":"14712458","abstract":"Background: Knowledge and awareness concerning sexually transmitted diseases (STDs) has become the burning issue of the day. Although STDs pose serious risks to health security, there is very little literature quantifying the knowledge and awareness of these diseases and their principal socioeconomic determinants. The aim of this study is to determine the effect of different socio-economic and demographic factors on knowledge and awareness about STDs among women in Bangladesh. Methods: This is a cross-sectional study using data from the Bangladesh Demographic and Health Survey (BDHS) 2011. It involves 10,996 women in six divisions of Bangladesh - Dhaka, Rajshahi, Chittagong, Barisal, Khulna and Sylhet. In this study, the percentage distribution and logistic regression model are used to identify which factors are associated with knowledge and awareness among women in Bangladesh about STDs. Results: There is a significant association between geographic division (Dhaka: OR = 1.669, 95% CI = 0.89-2.10, Khulna: OR = 2.234, 95% CI = 1.2-3.2); places of residence (Rural: OR = 0.363, 95% CI = 0.20-1.08), respondent's age (20-29 years: OR = 1.331; 95% CI = 0.98-2.31); education (Primary: OR = 2.366, 95% CI = 1.98-3.1, secondary: OR = 10.089, 95% CI = 8.98-12.77, higher: OR = 20.241, 95% CI = 18.33-22.65); listening to radio (OR = 1.189, 95% CI = 1.29-3.12) and watching TV (OR = 2.498, 95% CI = 2.22-4.09) with knowledge and awareness among women in Bangladesh about STDs. Conclusion: There is a need to improve the education in Bangladesh about STDs particularly among those in the rural areas and older ages of women (30-49 years). Formal, informal and special educational knowledge and awareness programmes may be implemented to educate people concerning STDs in Rajshahi, Sylhet and Chittangong division. Campaigns and mass media can be used to increase the knowledge and awareness among the community, especially among women. Policies concerning the issue of STDs need to be improved and can be emphasized in collaboration with government agencies to ensure the success of these campaigns.","author":[{"dropping-particle":"","family":"Hossain","given":"Mosharaf","non-dropping-particle":"","parse-names":false,"suffix":""},{"dropping-particle":"","family":"Mani","given":"Kulanthayan K.C.","non-dropping-particle":"","parse-names":false,"suffix":""},{"dropping-particle":"","family":"Sidik","given":"Sherina Mohd","non-dropping-particle":"","parse-names":false,"suffix":""},{"dropping-particle":"","family":"Shahar","given":"Hayati Kadir","non-dropping-particle":"","parse-names":false,"suffix":""},{"dropping-particle":"","family":"Islam","given":"Rafiqul","non-dropping-particle":"","parse-names":false,"suffix":""}],"container-title":"BMC Public Health","id":"ITEM-1","issue":"1","issued":{"date-parts":[["2014","12","31"]]},"page":"775","publisher":"BioMed Central Ltd.","title":"Knowledge and awareness about STDs among women in Bangladesh","type":"article-journal","volume":"14"},"uris":["http://www.mendeley.com/documents/?uuid=3f9eb2f8-8afe-37b1-91c5-bcce78ad1a11"]}],"mendeley":{"formattedCitation":"&lt;sup&gt;16&lt;/sup&gt;","plainTextFormattedCitation":"16","previouslyFormattedCitation":"&lt;sup&gt;16&lt;/sup&gt;"},"properties":{"noteIndex":0},"schema":"https://github.com/citation-style-language/schema/raw/master/csl-citation.json"}</w:instrText>
      </w:r>
      <w:r w:rsidR="00FE0350" w:rsidRPr="00B36F30">
        <w:rPr>
          <w:rFonts w:ascii="Times New Roman" w:hAnsi="Times New Roman" w:cs="Times New Roman"/>
          <w:sz w:val="24"/>
          <w:szCs w:val="24"/>
        </w:rPr>
        <w:fldChar w:fldCharType="separate"/>
      </w:r>
      <w:r w:rsidR="00D06338" w:rsidRPr="00D06338">
        <w:rPr>
          <w:rFonts w:ascii="Times New Roman" w:hAnsi="Times New Roman" w:cs="Times New Roman"/>
          <w:noProof/>
          <w:sz w:val="24"/>
          <w:szCs w:val="24"/>
          <w:vertAlign w:val="superscript"/>
        </w:rPr>
        <w:t>16</w:t>
      </w:r>
      <w:r w:rsidR="00FE0350" w:rsidRPr="00B36F30">
        <w:rPr>
          <w:rFonts w:ascii="Times New Roman" w:hAnsi="Times New Roman" w:cs="Times New Roman"/>
          <w:sz w:val="24"/>
          <w:szCs w:val="24"/>
        </w:rPr>
        <w:fldChar w:fldCharType="end"/>
      </w:r>
      <w:r w:rsidRPr="00B36F30">
        <w:rPr>
          <w:rFonts w:ascii="Times New Roman" w:hAnsi="Times New Roman" w:cs="Times New Roman"/>
          <w:sz w:val="24"/>
          <w:szCs w:val="24"/>
        </w:rPr>
        <w:t>.</w:t>
      </w:r>
      <w:ins w:id="170" w:author="Microsoft account" w:date="2021-08-19T16:35:00Z">
        <w:r w:rsidR="00083A36" w:rsidRPr="00083A36">
          <w:rPr>
            <w:rFonts w:ascii="Times New Roman" w:hAnsi="Times New Roman" w:cs="Times New Roman"/>
            <w:sz w:val="24"/>
            <w:szCs w:val="24"/>
          </w:rPr>
          <w:t xml:space="preserve"> </w:t>
        </w:r>
        <w:r w:rsidR="00083A36" w:rsidRPr="00B36F30">
          <w:rPr>
            <w:rFonts w:ascii="Times New Roman" w:hAnsi="Times New Roman" w:cs="Times New Roman"/>
            <w:sz w:val="24"/>
            <w:szCs w:val="24"/>
          </w:rPr>
          <w:t xml:space="preserve">The factors </w:t>
        </w:r>
        <w:commentRangeStart w:id="171"/>
        <w:r w:rsidR="00083A36" w:rsidRPr="00445A18">
          <w:rPr>
            <w:rFonts w:ascii="Times New Roman" w:hAnsi="Times New Roman" w:cs="Times New Roman"/>
            <w:sz w:val="24"/>
            <w:szCs w:val="24"/>
            <w:highlight w:val="yellow"/>
          </w:rPr>
          <w:t>responsible</w:t>
        </w:r>
        <w:r w:rsidR="00083A36">
          <w:rPr>
            <w:rFonts w:ascii="Times New Roman" w:hAnsi="Times New Roman" w:cs="Times New Roman"/>
            <w:sz w:val="24"/>
            <w:szCs w:val="24"/>
          </w:rPr>
          <w:t xml:space="preserve"> </w:t>
        </w:r>
        <w:commentRangeEnd w:id="171"/>
        <w:r w:rsidR="00083A36">
          <w:rPr>
            <w:rStyle w:val="CommentReference"/>
            <w:lang w:val="en-GB"/>
          </w:rPr>
          <w:commentReference w:id="171"/>
        </w:r>
        <w:r w:rsidR="00083A36" w:rsidRPr="00B36F30">
          <w:rPr>
            <w:rFonts w:ascii="Times New Roman" w:hAnsi="Times New Roman" w:cs="Times New Roman"/>
            <w:sz w:val="24"/>
            <w:szCs w:val="24"/>
          </w:rPr>
          <w:t xml:space="preserve">for </w:t>
        </w:r>
        <w:commentRangeStart w:id="172"/>
        <w:commentRangeStart w:id="173"/>
        <w:r w:rsidR="00083A36" w:rsidRPr="00B36F30">
          <w:rPr>
            <w:rFonts w:ascii="Times New Roman" w:hAnsi="Times New Roman" w:cs="Times New Roman"/>
            <w:sz w:val="24"/>
            <w:szCs w:val="24"/>
          </w:rPr>
          <w:t xml:space="preserve">expanding </w:t>
        </w:r>
        <w:commentRangeEnd w:id="172"/>
        <w:r w:rsidR="00083A36">
          <w:rPr>
            <w:rStyle w:val="CommentReference"/>
            <w:lang w:val="en-GB"/>
          </w:rPr>
          <w:commentReference w:id="172"/>
        </w:r>
        <w:commentRangeEnd w:id="173"/>
        <w:r w:rsidR="00083A36">
          <w:rPr>
            <w:rStyle w:val="CommentReference"/>
            <w:lang w:val="en-GB"/>
          </w:rPr>
          <w:commentReference w:id="173"/>
        </w:r>
        <w:r w:rsidR="00083A36" w:rsidRPr="00B36F30">
          <w:rPr>
            <w:rFonts w:ascii="Times New Roman" w:hAnsi="Times New Roman" w:cs="Times New Roman"/>
            <w:sz w:val="24"/>
            <w:szCs w:val="24"/>
          </w:rPr>
          <w:t>the infections of HIV in Bangladesh are mainly poverty, medical facilities, education, lack of sufficient screening practices</w:t>
        </w:r>
        <w:r w:rsidR="00083A36">
          <w:rPr>
            <w:rFonts w:ascii="Times New Roman" w:hAnsi="Times New Roman" w:cs="Times New Roman"/>
            <w:sz w:val="24"/>
            <w:szCs w:val="24"/>
          </w:rPr>
          <w:t>,</w:t>
        </w:r>
        <w:r w:rsidR="00083A36" w:rsidRPr="00B36F30">
          <w:rPr>
            <w:rFonts w:ascii="Times New Roman" w:hAnsi="Times New Roman" w:cs="Times New Roman"/>
            <w:sz w:val="24"/>
            <w:szCs w:val="24"/>
          </w:rPr>
          <w:t xml:space="preserve"> and unprotected sexual practices</w:t>
        </w:r>
        <w:r w:rsidR="00083A36" w:rsidRPr="00B36F30">
          <w:rPr>
            <w:rFonts w:ascii="Times New Roman" w:hAnsi="Times New Roman" w:cs="Times New Roman"/>
            <w:sz w:val="24"/>
            <w:szCs w:val="24"/>
          </w:rPr>
          <w:fldChar w:fldCharType="begin" w:fldLock="1"/>
        </w:r>
        <w:r w:rsidR="00083A36" w:rsidRPr="00B36F30">
          <w:rPr>
            <w:rFonts w:ascii="Times New Roman" w:hAnsi="Times New Roman" w:cs="Times New Roman"/>
            <w:sz w:val="24"/>
            <w:szCs w:val="24"/>
          </w:rPr>
          <w:instrText>ADDIN CSL_CITATION {"citationItems":[{"id":"ITEM-1","itemData":{"DOI":"10.1080/17290376.2018.1523022","ISSN":"18134424","PMID":"30249174","abstract":"Women in Bangladesh share a greater risk of Human Immunodeficiency Virus (HIV)/Acquired Immune Deficiency Syndrome (AIDS) infection compared to men. Levels of knowledge and awareness largely contribute to the prevalence of the HIV epidemic and its consequences. So, it is required to conduct studies based on most recent data to explore the determinants of HIV awareness. Therefore, we aimed to find the awareness level and factors influencing HIV related awareness among the married women in Bangladesh. We used data from 2014 Bangladesh Demographic and Health Survey (BDHS). About two-third of total respondents who heard about the HIV/AIDS were selected and interviewed successfully (n = 12,593) about 11 basic questions related to individual’s awareness. A score of the respondent’s knowledge and awareness was determined based on these questions. We used logistic regression models for analysing the data. We found about 62% of the respondents had an adequate knowledge and consciousness about the HIV/AIDS. Respondents’ education status, mass-media access, place of living, and working status played significant role on the awareness. As expected, respondents with higher education were more aware than those with no education (odds ratio (OR) = 3.56, 95% confidence interval (CI): 2.99–4.23). Moreover, respondents who had access to the mass media were more likely to be aware compared to those who did not have the access (OR = 1.14, 95% CI: 1.04–1.26). Although a sizeable proportion of women had an adequate knowledge and awareness regarding the HIV/AIDS, we recommend implementing educational programmes related to HIV/AIDS in the curriculum to ensure a standard level of awareness throughout the nation. Since the respondents from rural areas scored significantly lower than the urban areas, awareness through mass media, particularly in rural areas, is of prime concern for raising awareness.","author":[{"dropping-particle":"","family":"Haque","given":"Md Ashiqul","non-dropping-particle":"","parse-names":false,"suffix":""},{"dropping-particle":"","family":"Hossain","given":"Md Sha Newaj","non-dropping-particle":"","parse-names":false,"suffix":""},{"dropping-particle":"","family":"Chowdhury","given":"Muhammad Abdul Baker","non-dropping-particle":"","parse-names":false,"suffix":""},{"dropping-particle":"","family":"Uddin","given":"Md Jamal","non-dropping-particle":"","parse-names":false,"suffix":""}],"container-title":"Sahara J","id":"ITEM-1","issue":"1","issued":{"date-parts":[["2018","1","1"]]},"page":"121-127","publisher":"Routledge","title":"Factors associated with knowledge and awareness of hiv/aids among married women in bangladesh: Evidence from a nationally representative survey","type":"article-journal","volume":"15"},"uris":["http://www.mendeley.com/documents/?uuid=3e68ad6d-a573-35ff-8eea-d97f0a0c2dee"]}],"mendeley":{"formattedCitation":"&lt;sup&gt;1&lt;/sup&gt;","plainTextFormattedCitation":"1","previouslyFormattedCitation":"&lt;sup&gt;1&lt;/sup&gt;"},"properties":{"noteIndex":0},"schema":"https://github.com/citation-style-language/schema/raw/master/csl-citation.json"}</w:instrText>
        </w:r>
        <w:r w:rsidR="00083A36" w:rsidRPr="00B36F30">
          <w:rPr>
            <w:rFonts w:ascii="Times New Roman" w:hAnsi="Times New Roman" w:cs="Times New Roman"/>
            <w:sz w:val="24"/>
            <w:szCs w:val="24"/>
          </w:rPr>
          <w:fldChar w:fldCharType="separate"/>
        </w:r>
        <w:r w:rsidR="00083A36" w:rsidRPr="00B36F30">
          <w:rPr>
            <w:rFonts w:ascii="Times New Roman" w:hAnsi="Times New Roman" w:cs="Times New Roman"/>
            <w:noProof/>
            <w:sz w:val="24"/>
            <w:szCs w:val="24"/>
            <w:vertAlign w:val="superscript"/>
          </w:rPr>
          <w:t>1</w:t>
        </w:r>
        <w:r w:rsidR="00083A36" w:rsidRPr="00B36F30">
          <w:rPr>
            <w:rFonts w:ascii="Times New Roman" w:hAnsi="Times New Roman" w:cs="Times New Roman"/>
            <w:sz w:val="24"/>
            <w:szCs w:val="24"/>
          </w:rPr>
          <w:fldChar w:fldCharType="end"/>
        </w:r>
        <w:r w:rsidR="00083A36" w:rsidRPr="00B36F30">
          <w:rPr>
            <w:rFonts w:ascii="Times New Roman" w:hAnsi="Times New Roman" w:cs="Times New Roman"/>
            <w:sz w:val="24"/>
            <w:szCs w:val="24"/>
          </w:rPr>
          <w:t xml:space="preserve">. Especially in the southern part of Bangladesh, with the influx of forcibly displaced Myanmar nationals or the </w:t>
        </w:r>
        <w:proofErr w:type="spellStart"/>
        <w:r w:rsidR="00083A36" w:rsidRPr="00B36F30">
          <w:rPr>
            <w:rFonts w:ascii="Times New Roman" w:hAnsi="Times New Roman" w:cs="Times New Roman"/>
            <w:sz w:val="24"/>
            <w:szCs w:val="24"/>
          </w:rPr>
          <w:t>Rohingya</w:t>
        </w:r>
        <w:proofErr w:type="spellEnd"/>
        <w:r w:rsidR="00083A36" w:rsidRPr="00B36F30">
          <w:rPr>
            <w:rFonts w:ascii="Times New Roman" w:hAnsi="Times New Roman" w:cs="Times New Roman"/>
            <w:sz w:val="24"/>
            <w:szCs w:val="24"/>
          </w:rPr>
          <w:t xml:space="preserve"> people in 2017, the risk of HIV infections increased due to increased sharing of syringes, needles, unprotected sexual practices and most importantly lack of knowledge</w:t>
        </w:r>
        <w:r w:rsidR="00083A36" w:rsidRPr="00B36F30">
          <w:rPr>
            <w:rFonts w:ascii="Times New Roman" w:hAnsi="Times New Roman" w:cs="Times New Roman"/>
            <w:sz w:val="24"/>
            <w:szCs w:val="24"/>
          </w:rPr>
          <w:fldChar w:fldCharType="begin" w:fldLock="1"/>
        </w:r>
      </w:ins>
      <w:r w:rsidR="00AB71FE">
        <w:rPr>
          <w:rFonts w:ascii="Times New Roman" w:hAnsi="Times New Roman" w:cs="Times New Roman"/>
          <w:sz w:val="24"/>
          <w:szCs w:val="24"/>
        </w:rPr>
        <w:instrText>ADDIN CSL_CITATION {"citationItems":[{"id":"ITEM-1","itemData":{"ISBN":"2000200710","author":[{"dropping-particle":"","family":"UNODC","given":"","non-dropping-particle":"","parse-names":false,"suffix":""}],"id":"ITEM-1","issued":{"date-parts":[["2009"]]},"title":"United Nations Regional Task Force on Injecting Drug Use and HIV/AIDS for Asia and the Pacific","type":"article-journal"},"uris":["http://www.mendeley.com/documents/?uuid=4447c0a5-f7f2-3854-9a84-405904b1d991"]}],"mendeley":{"formattedCitation":"&lt;sup&gt;17&lt;/sup&gt;","plainTextFormattedCitation":"17","previouslyFormattedCitation":"&lt;sup&gt;17&lt;/sup&gt;"},"properties":{"noteIndex":0},"schema":"https://github.com/citation-style-language/schema/raw/master/csl-citation.json"}</w:instrText>
      </w:r>
      <w:ins w:id="174" w:author="Microsoft account" w:date="2021-08-19T16:35:00Z">
        <w:r w:rsidR="00083A36" w:rsidRPr="00B36F30">
          <w:rPr>
            <w:rFonts w:ascii="Times New Roman" w:hAnsi="Times New Roman" w:cs="Times New Roman"/>
            <w:sz w:val="24"/>
            <w:szCs w:val="24"/>
          </w:rPr>
          <w:fldChar w:fldCharType="separate"/>
        </w:r>
      </w:ins>
      <w:r w:rsidR="00D06338" w:rsidRPr="00D06338">
        <w:rPr>
          <w:rFonts w:ascii="Times New Roman" w:hAnsi="Times New Roman" w:cs="Times New Roman"/>
          <w:noProof/>
          <w:sz w:val="24"/>
          <w:szCs w:val="24"/>
          <w:vertAlign w:val="superscript"/>
        </w:rPr>
        <w:t>17</w:t>
      </w:r>
      <w:ins w:id="175" w:author="Microsoft account" w:date="2021-08-19T16:35:00Z">
        <w:r w:rsidR="00083A36" w:rsidRPr="00B36F30">
          <w:rPr>
            <w:rFonts w:ascii="Times New Roman" w:hAnsi="Times New Roman" w:cs="Times New Roman"/>
            <w:sz w:val="24"/>
            <w:szCs w:val="24"/>
          </w:rPr>
          <w:fldChar w:fldCharType="end"/>
        </w:r>
        <w:r w:rsidR="00083A36" w:rsidRPr="00B36F30">
          <w:rPr>
            <w:rFonts w:ascii="Times New Roman" w:hAnsi="Times New Roman" w:cs="Times New Roman"/>
            <w:sz w:val="24"/>
            <w:szCs w:val="24"/>
          </w:rPr>
          <w:t>.</w:t>
        </w:r>
      </w:ins>
    </w:p>
    <w:p w14:paraId="742EBE66" w14:textId="4D3D84AC" w:rsidR="008B3D53" w:rsidRPr="00B36F30" w:rsidDel="001722BD" w:rsidRDefault="008B3D53" w:rsidP="00067FD0">
      <w:pPr>
        <w:spacing w:after="0" w:line="480" w:lineRule="auto"/>
        <w:rPr>
          <w:del w:id="176" w:author="Microsoft account" w:date="2021-08-31T00:21:00Z"/>
          <w:rFonts w:ascii="Times New Roman" w:hAnsi="Times New Roman" w:cs="Times New Roman"/>
          <w:sz w:val="24"/>
          <w:szCs w:val="24"/>
        </w:rPr>
      </w:pPr>
    </w:p>
    <w:p w14:paraId="1CCE5A41" w14:textId="774930A7" w:rsidR="00490BA5" w:rsidRPr="00B36F30" w:rsidDel="001722BD" w:rsidRDefault="00490BA5" w:rsidP="00067FD0">
      <w:pPr>
        <w:spacing w:after="0" w:line="480" w:lineRule="auto"/>
        <w:rPr>
          <w:del w:id="177" w:author="Microsoft account" w:date="2021-08-31T00:21:00Z"/>
          <w:rFonts w:ascii="Times New Roman" w:hAnsi="Times New Roman" w:cs="Times New Roman"/>
          <w:b/>
          <w:bCs/>
          <w:sz w:val="24"/>
          <w:szCs w:val="24"/>
        </w:rPr>
      </w:pPr>
      <w:commentRangeStart w:id="178"/>
      <w:del w:id="179" w:author="Microsoft account" w:date="2021-08-31T00:21:00Z">
        <w:r w:rsidRPr="00B36F30" w:rsidDel="001722BD">
          <w:rPr>
            <w:rFonts w:ascii="Times New Roman" w:hAnsi="Times New Roman" w:cs="Times New Roman"/>
            <w:b/>
            <w:bCs/>
            <w:sz w:val="24"/>
            <w:szCs w:val="24"/>
          </w:rPr>
          <w:delText>Literature review</w:delText>
        </w:r>
        <w:r w:rsidR="0094614C" w:rsidDel="001722BD">
          <w:rPr>
            <w:rFonts w:ascii="Times New Roman" w:hAnsi="Times New Roman" w:cs="Times New Roman"/>
            <w:b/>
            <w:bCs/>
            <w:sz w:val="24"/>
            <w:szCs w:val="24"/>
          </w:rPr>
          <w:delText>:</w:delText>
        </w:r>
        <w:commentRangeEnd w:id="178"/>
        <w:r w:rsidR="00452B3E" w:rsidDel="001722BD">
          <w:rPr>
            <w:rStyle w:val="CommentReference"/>
            <w:lang w:val="en-GB"/>
          </w:rPr>
          <w:commentReference w:id="178"/>
        </w:r>
      </w:del>
    </w:p>
    <w:p w14:paraId="3A57C803" w14:textId="1B7BD559" w:rsidR="00A91E8D" w:rsidRPr="00B36F30" w:rsidDel="001722BD" w:rsidRDefault="00247FCC" w:rsidP="00067FD0">
      <w:pPr>
        <w:spacing w:after="0" w:line="480" w:lineRule="auto"/>
        <w:rPr>
          <w:del w:id="180" w:author="Microsoft account" w:date="2021-08-31T00:21:00Z"/>
          <w:rFonts w:ascii="Times New Roman" w:hAnsi="Times New Roman" w:cs="Times New Roman"/>
          <w:sz w:val="24"/>
          <w:szCs w:val="24"/>
        </w:rPr>
      </w:pPr>
      <w:r w:rsidRPr="00B36F30">
        <w:rPr>
          <w:rFonts w:ascii="Times New Roman" w:hAnsi="Times New Roman" w:cs="Times New Roman"/>
          <w:sz w:val="24"/>
          <w:szCs w:val="24"/>
        </w:rPr>
        <w:t xml:space="preserve">Many studies have been conducted to know the level of knowledge and awareness about HIV/AIDS among the married women in Bangladesh using both primary and secondary data. </w:t>
      </w:r>
      <w:r w:rsidR="00CB6B96" w:rsidRPr="00B36F30">
        <w:rPr>
          <w:rFonts w:ascii="Times New Roman" w:hAnsi="Times New Roman" w:cs="Times New Roman"/>
          <w:sz w:val="24"/>
          <w:szCs w:val="24"/>
        </w:rPr>
        <w:t xml:space="preserve"> </w:t>
      </w:r>
      <w:r w:rsidR="00A91E8D" w:rsidRPr="00B36F30">
        <w:rPr>
          <w:rFonts w:ascii="Times New Roman" w:hAnsi="Times New Roman" w:cs="Times New Roman"/>
          <w:sz w:val="24"/>
          <w:szCs w:val="24"/>
        </w:rPr>
        <w:t>Similar findings were found in several studies like the findings from BDHS in 2007 and India’s national family health survey in 2005-2006</w:t>
      </w:r>
      <w:r w:rsidR="00FE0350" w:rsidRPr="00B36F30">
        <w:rPr>
          <w:rFonts w:ascii="Times New Roman" w:hAnsi="Times New Roman" w:cs="Times New Roman"/>
          <w:sz w:val="24"/>
          <w:szCs w:val="24"/>
        </w:rPr>
        <w:fldChar w:fldCharType="begin" w:fldLock="1"/>
      </w:r>
      <w:r w:rsidR="00D06338">
        <w:rPr>
          <w:rFonts w:ascii="Times New Roman" w:hAnsi="Times New Roman" w:cs="Times New Roman"/>
          <w:sz w:val="24"/>
          <w:szCs w:val="24"/>
        </w:rPr>
        <w:instrText>ADDIN CSL_CITATION {"citationItems":[{"id":"ITEM-1","itemData":{"URL":"http://www.rchiips.org/nfhs","accessed":{"date-parts":[["2020","6","8"]]},"author":[{"dropping-particle":"","family":"National Family Health Survey","given":"","non-dropping-particle":"","parse-names":false,"suffix":""}],"id":"ITEM-1","issue":"22","issued":{"date-parts":[["2009"]]},"page":"42372449","title":"National Family Health Survey , India","type":"webpage"},"uris":["http://www.mendeley.com/documents/?uuid=1b92f141-d920-395e-b34f-86b780ad5d95"]},{"id":"ITEM-2","itemData":{"author":[{"dropping-particle":"","family":"NIPORT","given":"M","non-dropping-particle":"","parse-names":false,"suffix":""}],"container-title":"National Institute of Population Research and Training, …","id":"ITEM-2","issued":{"date-parts":[["2009"]]},"title":"&amp; ORC Macro (2009) Bangladesh Demographic and Health Survey 2007","type":"article"},"uris":["http://www.mendeley.com/documents/?uuid=002753b6-462b-3c7a-bf4f-dc53db694bd5"]}],"mendeley":{"formattedCitation":"&lt;sup&gt;18,19&lt;/sup&gt;","plainTextFormattedCitation":"18,19","previouslyFormattedCitation":"&lt;sup&gt;18,19&lt;/sup&gt;"},"properties":{"noteIndex":0},"schema":"https://github.com/citation-style-language/schema/raw/master/csl-citation.json"}</w:instrText>
      </w:r>
      <w:r w:rsidR="00FE0350" w:rsidRPr="00B36F30">
        <w:rPr>
          <w:rFonts w:ascii="Times New Roman" w:hAnsi="Times New Roman" w:cs="Times New Roman"/>
          <w:sz w:val="24"/>
          <w:szCs w:val="24"/>
        </w:rPr>
        <w:fldChar w:fldCharType="separate"/>
      </w:r>
      <w:r w:rsidR="00131286" w:rsidRPr="00131286">
        <w:rPr>
          <w:rFonts w:ascii="Times New Roman" w:hAnsi="Times New Roman" w:cs="Times New Roman"/>
          <w:noProof/>
          <w:sz w:val="24"/>
          <w:szCs w:val="24"/>
          <w:vertAlign w:val="superscript"/>
        </w:rPr>
        <w:t>18,19</w:t>
      </w:r>
      <w:r w:rsidR="00FE0350" w:rsidRPr="00B36F30">
        <w:rPr>
          <w:rFonts w:ascii="Times New Roman" w:hAnsi="Times New Roman" w:cs="Times New Roman"/>
          <w:sz w:val="24"/>
          <w:szCs w:val="24"/>
        </w:rPr>
        <w:fldChar w:fldCharType="end"/>
      </w:r>
      <w:ins w:id="181" w:author="Microsoft account" w:date="2021-08-31T00:21:00Z">
        <w:r w:rsidR="001722BD">
          <w:rPr>
            <w:rFonts w:ascii="Times New Roman" w:hAnsi="Times New Roman" w:cs="Times New Roman"/>
            <w:sz w:val="24"/>
            <w:szCs w:val="24"/>
          </w:rPr>
          <w:t xml:space="preserve">. </w:t>
        </w:r>
      </w:ins>
      <w:del w:id="182" w:author="Microsoft account" w:date="2021-08-31T00:19:00Z">
        <w:r w:rsidR="00A91E8D" w:rsidRPr="00B36F30" w:rsidDel="001722BD">
          <w:rPr>
            <w:rFonts w:ascii="Times New Roman" w:hAnsi="Times New Roman" w:cs="Times New Roman"/>
            <w:sz w:val="24"/>
            <w:szCs w:val="24"/>
          </w:rPr>
          <w:delText xml:space="preserve">. </w:delText>
        </w:r>
      </w:del>
      <w:moveFromRangeStart w:id="183" w:author="Microsoft account" w:date="2021-08-31T00:15:00Z" w:name="move81261375"/>
      <w:commentRangeStart w:id="184"/>
      <w:moveFrom w:id="185" w:author="Microsoft account" w:date="2021-08-31T00:15:00Z">
        <w:del w:id="186" w:author="Microsoft account" w:date="2021-08-31T00:19:00Z">
          <w:r w:rsidR="00A91E8D" w:rsidRPr="00B36F30" w:rsidDel="001722BD">
            <w:rPr>
              <w:rFonts w:ascii="Times New Roman" w:hAnsi="Times New Roman" w:cs="Times New Roman"/>
              <w:sz w:val="24"/>
              <w:szCs w:val="24"/>
            </w:rPr>
            <w:delText>In comparison, studies conducted in 13 countries of sub-Saharan Africa shows higher level of HIV/AIDS knowledge among the women as those countries exper</w:delText>
          </w:r>
          <w:r w:rsidR="00E92C16" w:rsidRPr="00B36F30" w:rsidDel="001722BD">
            <w:rPr>
              <w:rFonts w:ascii="Times New Roman" w:hAnsi="Times New Roman" w:cs="Times New Roman"/>
              <w:sz w:val="24"/>
              <w:szCs w:val="24"/>
            </w:rPr>
            <w:delText>ienced HIV pandemic earlier</w:delText>
          </w:r>
          <w:r w:rsidR="00543DE3" w:rsidRPr="00B36F30" w:rsidDel="001722BD">
            <w:rPr>
              <w:rFonts w:ascii="Times New Roman" w:hAnsi="Times New Roman" w:cs="Times New Roman"/>
              <w:sz w:val="24"/>
              <w:szCs w:val="24"/>
            </w:rPr>
            <w:fldChar w:fldCharType="begin" w:fldLock="1"/>
          </w:r>
          <w:r w:rsidR="00D06338" w:rsidRPr="001722BD" w:rsidDel="001722BD">
            <w:rPr>
              <w:rFonts w:ascii="Times New Roman" w:hAnsi="Times New Roman" w:cs="Times New Roman"/>
              <w:sz w:val="24"/>
              <w:szCs w:val="24"/>
            </w:rPr>
            <w:delInstrText>ADDIN CSL_CITATION {"citationItems":[{"id":"ITEM-1","itemData":{"ISSN":"0027-7622","PMID":"27019532","abstract":"The aims of this study were to describe awareness and knowledge of HIV/AIDS among Bangladeshi married women in rural areas and to examine associations between exposure to mass media and their awareness and comprehensive knowledge of HIV/AIDS where mass media has been suggested to be vital sources of information. From the original dataset of the sixth Bangladesh Demographic Health Survey in 2011, the data of 11,570 rural married women aged 15-49 years old were extracted. Logistic regression analyses were performed to estimate odds ratios (ORs) and 95% confidence intervals (CIs). We found that approximately two-thirds of women (63.0%) aged 15-49 years had heard about HIV/AIDS. Exposure to each type of media was significantly associated with awareness of HIV/AIDS. Comparing to those who were not exposed to each of the investigated media, the adjusted ORs of comprehensive knowledge of HIV/AIDS were significantly high for those exposed to newspapers/magazines less than once a week (1.34, 95% CI 1.09-1.65), newspapers/ magazines at least once a week (1.44, 95% CI 1.07-1.94), television at least once a week (1.41, 95% CI 1.18-1.68). It was suggested that television can be utilized to increase awareness and comprehensive knowledge of HIV/AIDS through effective programs. Although the level of exposure was still low, significant associations between exposure to newspapers/magazines and comprehensive knowledge of HIV/AIDS suggested potential of written messages to promote knowledge of HIV/AIDS.","author":[{"dropping-particle":"","family":"Asaduzzaman","given":"Mohammad","non-dropping-particle":"","parse-names":false,"suffix":""},{"dropping-particle":"","family":"Higuchi","given":"Michiyo","non-dropping-particle":"","parse-names":false,"suffix":""},{"dropping-particle":"","family":"Sarker","given":"Mohammad Abul Bashar","non-dropping-particle":"","parse-names":false,"suffix":""},{"dropping-particle":"","family":"Hamajima","given":"Nobuyuki","non-dropping-particle":"","parse-names":false,"suffix":""}],"container-title":"Nagoya journal of medical science","id":"ITEM-1","issue":"1","issued":{"date-parts":[["2016"]]},"page":"109-18","publisher":"Nagoya University School of Medicine/Graduate School of Medicine","title":"Awareness and knowledge of HIV/AIDS among married women in rural Bangladesh and exposure to media: a secondary data analysis of the 2011 Bangladesh Demographic and Health Survey.","type":"article-journal","volume":"78"},"uris":["http://www.mendeley.com/documents/?uuid=7b6c05e9-fd3f-3b30-a388-f7ac22cb343f"]},{"id":"ITEM-2","itemData":{"DOI":"10.1080/17290376.2018.1523022","ISSN":"18134424","PMID":"30249174","abstract":"Women in Bangladesh share a greater risk of Human Immunodeficiency Virus (HIV)/Acquired Immune Deficiency Syndrome (AIDS) infection compared to men. Levels of knowledge and awareness largely contribute to the prevalence of the HIV epidemic and its consequences. So, it is required to conduct studies based on most recent data to explore the determinants of HIV awareness. Therefore, we aimed to find the awareness level and factors influencing HIV related awareness among the married women in Bangladesh. We used data from 2014 Bangladesh Demographic and Health Survey (BDHS). About two-third of total respondents who heard about the HIV/AIDS were selected and interviewed successfully (n = 12,593) about 11 basic questions related to individual’s awareness. A score of the respondent’s knowledge and awareness was determined based on these questions. We used logistic regression models for analysing the data. We found about 62% of the respondents had an adequate knowledge and consciousness about the HIV/AIDS. Respondents’ education status, mass-media access, place of living, and working status played significant role on the awareness. As expected, respondents with higher education were more aware than those with no education (odds ratio (OR) = 3.56, 95% confidence interval (CI): 2.99–4.23). Moreover, respondents who had access to the mass media were more likely to be aware compared to those who did not have the access (OR = 1.14, 95% CI: 1.04–1.26). Although a sizeable proportion of women had an adequate knowledge and awareness regarding the HIV/AIDS, we recommend implementing educational programmes related to HIV/AIDS in the curriculum to ensure a standard level of awareness throughout the nation. Since the respondents from rural areas scored significantly lower than the urban areas, awareness through mass media, particularly in rural areas, is of prime concern for raising awareness.","author":[{"dropping-particle":"","family":"Haque","given":"Md Ashiqul","non-dropping-particle":"","parse-names":false,"suffix":""},{"dropping-particle":"","family":"Hossain","given":"Md Sha Newaj","non-dropping-particle":"","parse-names":false,"suffix":""},{"dropping-particle":"","family":"Chowdhury","given":"Muhammad Abdul Baker","non-dropping-particle":"","parse-names":false,"suffix":""},{"dropping-particle":"","family":"Uddin","given":"Md Jamal","non-dropping-particle":"","parse-names":false,"suffix":""}],"container-title":"Sahara J","id":"ITEM-2","issue":"1","issued":{"date-parts":[["2018","1","1"]]},"page":"121-127","publisher":"Routledge","title":"Factors associated with knowledge and awareness of hiv/aids among married women in bangladesh: Evidence from a nationally representative survey","type":"article-journal","volume":"15"},"uris":["http://www.mendeley.com/documents/?uuid=3e68ad6d-a573-35ff-8eea-d97f0a0c2dee"]}],"mendeley":{"formattedCitation":"&lt;sup&gt;1,20&lt;/sup&gt;","plainTextFormattedCitation":"1,20","previouslyFormattedCitation":"&lt;sup&gt;1,20&lt;/sup&gt;"},"properties":{"noteIndex":0},"schema":"https://github.com/citation-style-language/schema/raw/master/csl-citation.json"}</w:delInstrText>
          </w:r>
          <w:r w:rsidR="00543DE3" w:rsidRPr="00B36F30" w:rsidDel="001722BD">
            <w:rPr>
              <w:rFonts w:ascii="Times New Roman" w:hAnsi="Times New Roman" w:cs="Times New Roman"/>
              <w:sz w:val="24"/>
              <w:szCs w:val="24"/>
            </w:rPr>
            <w:fldChar w:fldCharType="separate"/>
          </w:r>
          <w:r w:rsidR="00131286" w:rsidRPr="00131286" w:rsidDel="001722BD">
            <w:rPr>
              <w:rFonts w:ascii="Times New Roman" w:hAnsi="Times New Roman" w:cs="Times New Roman"/>
              <w:noProof/>
              <w:sz w:val="24"/>
              <w:szCs w:val="24"/>
              <w:vertAlign w:val="superscript"/>
            </w:rPr>
            <w:delText>1,20</w:delText>
          </w:r>
          <w:r w:rsidR="00543DE3" w:rsidRPr="00B36F30" w:rsidDel="001722BD">
            <w:rPr>
              <w:rFonts w:ascii="Times New Roman" w:hAnsi="Times New Roman" w:cs="Times New Roman"/>
              <w:sz w:val="24"/>
              <w:szCs w:val="24"/>
            </w:rPr>
            <w:fldChar w:fldCharType="end"/>
          </w:r>
          <w:r w:rsidR="00E92C16" w:rsidRPr="00B36F30" w:rsidDel="001722BD">
            <w:rPr>
              <w:rFonts w:ascii="Times New Roman" w:hAnsi="Times New Roman" w:cs="Times New Roman"/>
              <w:sz w:val="24"/>
              <w:szCs w:val="24"/>
            </w:rPr>
            <w:delText xml:space="preserve">. </w:delText>
          </w:r>
          <w:r w:rsidR="00D31931" w:rsidRPr="00B36F30" w:rsidDel="001722BD">
            <w:rPr>
              <w:rFonts w:ascii="Times New Roman" w:hAnsi="Times New Roman" w:cs="Times New Roman"/>
              <w:sz w:val="24"/>
              <w:szCs w:val="24"/>
            </w:rPr>
            <w:delText xml:space="preserve">Another study </w:delText>
          </w:r>
          <w:r w:rsidR="00D31931" w:rsidRPr="009A5DD9" w:rsidDel="001722BD">
            <w:rPr>
              <w:rFonts w:ascii="Times New Roman" w:hAnsi="Times New Roman" w:cs="Times New Roman"/>
              <w:sz w:val="24"/>
              <w:szCs w:val="24"/>
            </w:rPr>
            <w:delText xml:space="preserve">shows </w:delText>
          </w:r>
          <w:r w:rsidR="00D31931" w:rsidRPr="00B36F30" w:rsidDel="001722BD">
            <w:rPr>
              <w:rFonts w:ascii="Times New Roman" w:hAnsi="Times New Roman" w:cs="Times New Roman"/>
              <w:sz w:val="24"/>
              <w:szCs w:val="24"/>
            </w:rPr>
            <w:delText>that family planning knowledge among the women has been proved to be effective for preventing HIV transmission</w:delText>
          </w:r>
          <w:r w:rsidR="00543DE3" w:rsidRPr="00B36F30" w:rsidDel="001722BD">
            <w:rPr>
              <w:rFonts w:ascii="Times New Roman" w:hAnsi="Times New Roman" w:cs="Times New Roman"/>
              <w:sz w:val="24"/>
              <w:szCs w:val="24"/>
            </w:rPr>
            <w:fldChar w:fldCharType="begin" w:fldLock="1"/>
          </w:r>
          <w:r w:rsidR="00D06338" w:rsidDel="001722BD">
            <w:rPr>
              <w:rFonts w:ascii="Times New Roman" w:hAnsi="Times New Roman" w:cs="Times New Roman"/>
              <w:sz w:val="24"/>
              <w:szCs w:val="24"/>
            </w:rPr>
            <w:delInstrText>ADDIN CSL_CITATION {"citationItems":[{"id":"ITEM-1","itemData":{"DOI":"10.1371/journal.pone.0066593","ISSN":"1932-6203","abstract":"Background:Preventing unintended pregnancies among HIV-positive women through family planning (FP) reduces pregnancy-related morbidity and mortality, decreases the number of pediatric HIV infections, and has also proven to be a cost-effective way to prevent mother-to-child HIV transmission. A key element of a comprehensive HIV prevention agenda, aimed at avoiding unintended pregnancies, is recognizing the attitudes towards FP among HIV-positive women and their spouse or partner. In this study, we analyze FP attitudes among HIV-infected pregnant women enrolled in a PMTCT clinical trial in Western Kenya.Methods and Findings:Baseline data were collected on 522 HIV-positive pregnant women using structured questionnaires. Associations between demographic variables and the future intention to use FP were examined using Fisher's exact tests and permutation tests. Most participants (87%) indicated that they intended to use FP. However, only 8% indicated condoms as a preferred FP method, and 59% of current pregnancies were unintended. Factors associated with positive intentions to use FP were: marital status (p = 0.04), having talked to their spouse or partner about FP (p&lt;0.001), perceived spouse or partner approval of FP (p&lt;0.001), previous use of a FP method (p = 0.006), attitude toward the current pregnancy (p = 0.02), disclosure of a sexually transmitted infection (STI) diagnosis (p = 0.03) and ethnic group (p = 0.03).Conclusion:A significant gap exists between future FP intentions and current FP practices. Support and approval by the spouse or partner are key elements of FP intentions. Counseling services should be offered to both members of a couple to increase FP use, especially given the high number of unplanned pregnancies among HIV-positive women. Condoms should be promoted as part of a dual use method for HIV and STI prevention and for contraception. Integration of individual and couple FP services into routine HIV care, treatment and support services is needed in order to avoid unintended pregnancies and to prevent mother-to-child HIV transmission.","author":[{"dropping-particle":"","family":"Akelo","given":"Victor","non-dropping-particle":"","parse-names":false,"suffix":""},{"dropping-particle":"","family":"Girde","given":"Sonali","non-dropping-particle":"","parse-names":false,"suffix":""},{"dropping-particle":"","family":"Borkowf","given":"Craig B.","non-dropping-particle":"","parse-names":false,"suffix":""},{"dropping-particle":"","family":"Angira","given":"Frank","non-dropping-particle":"","parse-names":false,"suffix":""},{"dropping-particle":"","family":"Achola","given":"Kevin","non-dropping-particle":"","parse-names":false,"suffix":""},{"dropping-particle":"","family":"Lando","given":"Richard","non-dropping-particle":"","parse-names":false,"suffix":""},{"dropping-particle":"","family":"Mills","given":"Lisa A.","non-dropping-particle":"","parse-names":false,"suffix":""},{"dropping-particle":"","family":"Thomas","given":"Timothy K.","non-dropping-particle":"","parse-names":false,"suffix":""},{"dropping-particle":"","family":"Lee Lecher","given":"Shirley","non-dropping-particle":"","parse-names":false,"suffix":""}],"container-title":"PLoS ONE","editor":[{"dropping-particle":"","family":"Thorne","given":"Claire","non-dropping-particle":"","parse-names":false,"suffix":""}],"id":"ITEM-1","issue":"8","issued":{"date-parts":[["2013","8","26"]]},"page":"e66593","publisher":"Public Library of Science","title":"Attitudes toward Family Planning among HIV-Positive Pregnant Women Enrolled in a Prevention of Mother-To-Child Transmission Study in Kisumu, Kenya","type":"article-journal","volume":"8"},"uris":["http://www.mendeley.com/documents/?uuid=c4fe9124-d115-31f6-b38d-522fcd0f2ddb"]}],"mendeley":{"formattedCitation":"&lt;sup&gt;21&lt;/sup&gt;","plainTextFormattedCitation":"21","previouslyFormattedCitation":"&lt;sup&gt;21&lt;/sup&gt;"},"properties":{"noteIndex":0},"schema":"https://github.com/citation-style-language/schema/raw/master/csl-citation.json"}</w:delInstrText>
          </w:r>
          <w:r w:rsidR="00543DE3" w:rsidRPr="00B36F30" w:rsidDel="001722BD">
            <w:rPr>
              <w:rFonts w:ascii="Times New Roman" w:hAnsi="Times New Roman" w:cs="Times New Roman"/>
              <w:sz w:val="24"/>
              <w:szCs w:val="24"/>
            </w:rPr>
            <w:fldChar w:fldCharType="separate"/>
          </w:r>
          <w:r w:rsidR="00131286" w:rsidRPr="00131286" w:rsidDel="001722BD">
            <w:rPr>
              <w:rFonts w:ascii="Times New Roman" w:hAnsi="Times New Roman" w:cs="Times New Roman"/>
              <w:noProof/>
              <w:sz w:val="24"/>
              <w:szCs w:val="24"/>
              <w:vertAlign w:val="superscript"/>
            </w:rPr>
            <w:delText>21</w:delText>
          </w:r>
          <w:r w:rsidR="00543DE3" w:rsidRPr="00B36F30" w:rsidDel="001722BD">
            <w:rPr>
              <w:rFonts w:ascii="Times New Roman" w:hAnsi="Times New Roman" w:cs="Times New Roman"/>
              <w:sz w:val="24"/>
              <w:szCs w:val="24"/>
            </w:rPr>
            <w:fldChar w:fldCharType="end"/>
          </w:r>
          <w:r w:rsidR="00D31931" w:rsidRPr="00B36F30" w:rsidDel="001722BD">
            <w:rPr>
              <w:rFonts w:ascii="Times New Roman" w:hAnsi="Times New Roman" w:cs="Times New Roman"/>
              <w:sz w:val="24"/>
              <w:szCs w:val="24"/>
            </w:rPr>
            <w:delText xml:space="preserve">. </w:delText>
          </w:r>
          <w:commentRangeEnd w:id="184"/>
          <w:r w:rsidR="00414DC2" w:rsidDel="001722BD">
            <w:rPr>
              <w:rStyle w:val="CommentReference"/>
              <w:lang w:val="en-GB"/>
            </w:rPr>
            <w:commentReference w:id="184"/>
          </w:r>
        </w:del>
      </w:moveFrom>
      <w:moveFromRangeEnd w:id="183"/>
      <w:del w:id="187" w:author="Microsoft account" w:date="2021-08-31T00:19:00Z">
        <w:r w:rsidR="004A2ECE" w:rsidRPr="00B36F30" w:rsidDel="001722BD">
          <w:rPr>
            <w:rFonts w:ascii="Times New Roman" w:hAnsi="Times New Roman" w:cs="Times New Roman"/>
            <w:sz w:val="24"/>
            <w:szCs w:val="24"/>
          </w:rPr>
          <w:delText xml:space="preserve">A mixed model analysis of BDHS pooled data describes that women of different age group have different level of HIV/AIDS knowledge whereas women aged 20-29 years </w:delText>
        </w:r>
        <w:r w:rsidR="00CD3AB8" w:rsidRPr="00B36F30" w:rsidDel="001722BD">
          <w:rPr>
            <w:rFonts w:ascii="Times New Roman" w:hAnsi="Times New Roman" w:cs="Times New Roman"/>
            <w:sz w:val="24"/>
            <w:szCs w:val="24"/>
          </w:rPr>
          <w:delText>are more aware of HIV than young married women (15-19 years)</w:delText>
        </w:r>
        <w:r w:rsidR="00543DE3" w:rsidRPr="00B36F30" w:rsidDel="001722BD">
          <w:rPr>
            <w:rFonts w:ascii="Times New Roman" w:hAnsi="Times New Roman" w:cs="Times New Roman"/>
            <w:sz w:val="24"/>
            <w:szCs w:val="24"/>
          </w:rPr>
          <w:fldChar w:fldCharType="begin" w:fldLock="1"/>
        </w:r>
        <w:r w:rsidR="00D06338" w:rsidDel="001722BD">
          <w:rPr>
            <w:rFonts w:ascii="Times New Roman" w:hAnsi="Times New Roman" w:cs="Times New Roman"/>
            <w:sz w:val="24"/>
            <w:szCs w:val="24"/>
          </w:rPr>
          <w:delInstrText>ADDIN CSL_CITATION {"citationItems":[{"id":"ITEM-1","itemData":{"DOI":"10.1186/s13690-017-0228-2","ISSN":"20493258","abstract":"Background: South-Asian countries are considered to be a potential breeding ground for HIV epidemic. Although the prevalence of this incurable disease is low in Bangladesh, women still have been identified as more vulnerable group. The aim of this study is to assess the knowledge about HIV/AIDS: its trends and associated factors among the women in Bangladesh. Methods: We analysed the nationally representative repeatedly cross-sectional Bangladesh Demographic and Health Surveys (BDHSs) data: 2007, 2011, and 2014. These data were clustered in nature due to the sampling design and the generalized mixed effects model is appropriate to examine the association between the outcome and the explanatory variables by adjusting for the cluster effect. Results: Overall, women's knowledge about HIV/AIDS has been decreasing over the years. Education plays the leading role and secondary-higher educated women are 6.6 times more likely to have HIV/AIDS knowledge. The likelihood of knowledge is higher among the women who had media exposure (OR: 1.6) and knowledge on family planning (OR: 2.3). A rural-urban gap is noticed in women's knowledge about HIV/AIDS and significant improvement has been observed among the rural and media exposed women. Results reveal that age, region, religion, socio-economic status, education, contraceptive use have significant (p&lt;0.01) effects on women's knowledge about HIV/AIDS. Conclusion: This study recommends to emphasis more on women's education, media exposure, and family planning knowledge in strengthening women's knowledge about HIV/AIDS. In addition, residence specific programs regarding HIV/AIDS awareness also need to be prioritized.","author":[{"dropping-particle":"","family":"Sheikh","given":"Md Tuhin","non-dropping-particle":"","parse-names":false,"suffix":""},{"dropping-particle":"","family":"Uddin","given":"Md Nizam","non-dropping-particle":"","parse-names":false,"suffix":""},{"dropping-particle":"","family":"Khan","given":"Jahidur Rahman","non-dropping-particle":"","parse-names":false,"suffix":""}],"container-title":"Archives of Public Health","id":"ITEM-1","issue":"1","issued":{"date-parts":[["2017","9","28"]]},"publisher":"BioMed Central Ltd.","title":"A comprehensive analysis of trends and determinants of HIV/AIDS knowledge among the Bangladeshi women based on Bangladesh Demographic and Health Surveys, 2007-2014","type":"article-journal","volume":"75"},"uris":["http://www.mendeley.com/documents/?uuid=a6501275-e7c9-39c0-be98-dab33f8144f2"]}],"mendeley":{"formattedCitation":"&lt;sup&gt;22&lt;/sup&gt;","plainTextFormattedCitation":"22","previouslyFormattedCitation":"&lt;sup&gt;22&lt;/sup&gt;"},"properties":{"noteIndex":0},"schema":"https://github.com/citation-style-language/schema/raw/master/csl-citation.json"}</w:delInstrText>
        </w:r>
        <w:r w:rsidR="00543DE3" w:rsidRPr="00B36F30" w:rsidDel="001722BD">
          <w:rPr>
            <w:rFonts w:ascii="Times New Roman" w:hAnsi="Times New Roman" w:cs="Times New Roman"/>
            <w:sz w:val="24"/>
            <w:szCs w:val="24"/>
          </w:rPr>
          <w:fldChar w:fldCharType="separate"/>
        </w:r>
        <w:r w:rsidR="00131286" w:rsidRPr="00131286" w:rsidDel="001722BD">
          <w:rPr>
            <w:rFonts w:ascii="Times New Roman" w:hAnsi="Times New Roman" w:cs="Times New Roman"/>
            <w:noProof/>
            <w:sz w:val="24"/>
            <w:szCs w:val="24"/>
            <w:vertAlign w:val="superscript"/>
          </w:rPr>
          <w:delText>22</w:delText>
        </w:r>
        <w:r w:rsidR="00543DE3" w:rsidRPr="00B36F30" w:rsidDel="001722BD">
          <w:rPr>
            <w:rFonts w:ascii="Times New Roman" w:hAnsi="Times New Roman" w:cs="Times New Roman"/>
            <w:sz w:val="24"/>
            <w:szCs w:val="24"/>
          </w:rPr>
          <w:fldChar w:fldCharType="end"/>
        </w:r>
        <w:commentRangeStart w:id="188"/>
        <w:r w:rsidR="00CD3AB8" w:rsidRPr="00B36F30" w:rsidDel="001722BD">
          <w:rPr>
            <w:rFonts w:ascii="Times New Roman" w:hAnsi="Times New Roman" w:cs="Times New Roman"/>
            <w:sz w:val="24"/>
            <w:szCs w:val="24"/>
          </w:rPr>
          <w:delText xml:space="preserve">.  </w:delText>
        </w:r>
      </w:del>
      <w:del w:id="189" w:author="Microsoft account" w:date="2021-08-31T00:17:00Z">
        <w:r w:rsidR="00CD3AB8" w:rsidRPr="00B36F30" w:rsidDel="001722BD">
          <w:rPr>
            <w:rFonts w:ascii="Times New Roman" w:hAnsi="Times New Roman" w:cs="Times New Roman"/>
            <w:sz w:val="24"/>
            <w:szCs w:val="24"/>
          </w:rPr>
          <w:delText>One Serbia based study revealed that 53% women of Serbian women aged 15-49 are likely to have immense knowledge about HIV/AIDS</w:delText>
        </w:r>
        <w:r w:rsidR="00200166" w:rsidRPr="00B36F30" w:rsidDel="001722BD">
          <w:rPr>
            <w:rFonts w:ascii="Times New Roman" w:hAnsi="Times New Roman" w:cs="Times New Roman"/>
            <w:sz w:val="24"/>
            <w:szCs w:val="24"/>
          </w:rPr>
          <w:delText xml:space="preserve"> </w:delText>
        </w:r>
        <w:commentRangeEnd w:id="188"/>
        <w:r w:rsidR="000B2318" w:rsidDel="001722BD">
          <w:rPr>
            <w:rStyle w:val="CommentReference"/>
            <w:lang w:val="en-GB"/>
          </w:rPr>
          <w:commentReference w:id="188"/>
        </w:r>
        <w:r w:rsidR="00543DE3" w:rsidRPr="00B36F30" w:rsidDel="001722BD">
          <w:rPr>
            <w:rFonts w:ascii="Times New Roman" w:hAnsi="Times New Roman" w:cs="Times New Roman"/>
            <w:sz w:val="24"/>
            <w:szCs w:val="24"/>
          </w:rPr>
          <w:fldChar w:fldCharType="begin" w:fldLock="1"/>
        </w:r>
        <w:r w:rsidR="00D06338" w:rsidDel="001722BD">
          <w:rPr>
            <w:rFonts w:ascii="Times New Roman" w:hAnsi="Times New Roman" w:cs="Times New Roman"/>
            <w:sz w:val="24"/>
            <w:szCs w:val="24"/>
          </w:rPr>
          <w:delInstrText>ADDIN CSL_CITATION {"citationItems":[{"id":"ITEM-1","itemData":{"DOI":"10.1186/s12914-015-0069-4","ISSN":"1472698X","PMID":"26578098","abstract":"Background: HIV/AIDS continues to be a serious challenge to public health and human rights in the new millennium. The objective of this survey was to identify the correlation between socio-demographic characteristics and knowledge, attitudes and practices of mothers with preschool children, and their attitude towards whether a HIV-positive female teacher should be allowed to continue teaching in school. Method: This survey was additional study analysis of the Multiple Indicator Cluster Survey (MICS) in the Republic of Serbia conducted in the period November-December 2010 following the UNICEF methodology. Women deemed eligible for the survey were those who had children under five, had never lost a child, were not pregnant at the time of inquiry and who had a clear attitude (\"yes\" or \"no\") towards whether a HIV-positive female teacher should be allowed to continue teaching in school. The criteria were met by 2309 out of 2992 interviewed women. Pearson chi-square and t-test were used to analyse the differences in respondents' attitude towards whether a HIV-positive female teacher should be allowed to continue teaching in school. Variables that were significantly associated with the dependent variable (p &lt; 0.05) were entered into a multiple logistic regression model. Results: The respondents who were more likely to think that a HIV positive teacher should not be allowed to teach in school were those: who did not know that a healthy-looking person can be HIV-positive (OR = 1.84; 95 % CI = 1.19-2.83), who would not buy (OR = 29.90; 95 % CI = 22.52-39.71) or did not know/were not sure (OR = 2.21; 95 % CI = 1.46-3.33) whether they would buy vegetables from a HIV-positive vendor and women who did not know/were not sure (OR = 2.97; 95 % CI = 1.64-5.39) whether they would take care of a family member sick with AIDS in their own home. Conclusion: Misconceptions about HIV transmission represent a major barrier to combating HIV/AIDS epidemic and HIV/AIDS-related stigma. It is, therefore, necessary to continue education and raising awareness of human rights both among the population living with HIV and the general population.","author":[{"dropping-particle":"","family":"Terzic-Supic","given":"Zorica","non-dropping-particle":"","parse-names":false,"suffix":""},{"dropping-particle":"","family":"Santric-Milicevic","given":"Milena","non-dropping-particle":"","parse-names":false,"suffix":""},{"dropping-particle":"","family":"Mirkovic","given":"Momcilo","non-dropping-particle":"","parse-names":false,"suffix":""},{"dropping-particle":"","family":"Karic","given":"Svetlana","non-dropping-particle":"","parse-names":false,"suffix":""},{"dropping-particle":"","family":"Soldatovic","given":"Ivan","non-dropping-particle":"","parse-names":false,"suffix":""}],"container-title":"BMC International Health and Human Rights","id":"ITEM-1","issue":"1","issued":{"date-parts":[["2015","11","17"]]},"page":"31","publisher":"BioMed Central Ltd.","title":"Cross sectional study on attitudes of Serbian mothers with preschool children: Should a HIV-positive female teacher be allowed to continue teaching in school?","type":"article-journal","volume":"15"},"uris":["http://www.mendeley.com/documents/?uuid=817e8b7f-7611-3982-b9a2-13b1055a9023"]}],"mendeley":{"formattedCitation":"&lt;sup&gt;23&lt;/sup&gt;","plainTextFormattedCitation":"23","previouslyFormattedCitation":"&lt;sup&gt;23&lt;/sup&gt;"},"properties":{"noteIndex":0},"schema":"https://github.com/citation-style-language/schema/raw/master/csl-citation.json"}</w:delInstrText>
        </w:r>
        <w:r w:rsidR="00543DE3" w:rsidRPr="00B36F30" w:rsidDel="001722BD">
          <w:rPr>
            <w:rFonts w:ascii="Times New Roman" w:hAnsi="Times New Roman" w:cs="Times New Roman"/>
            <w:sz w:val="24"/>
            <w:szCs w:val="24"/>
          </w:rPr>
          <w:fldChar w:fldCharType="separate"/>
        </w:r>
        <w:r w:rsidR="00131286" w:rsidRPr="00131286" w:rsidDel="001722BD">
          <w:rPr>
            <w:rFonts w:ascii="Times New Roman" w:hAnsi="Times New Roman" w:cs="Times New Roman"/>
            <w:noProof/>
            <w:sz w:val="24"/>
            <w:szCs w:val="24"/>
            <w:vertAlign w:val="superscript"/>
          </w:rPr>
          <w:delText>23</w:delText>
        </w:r>
        <w:r w:rsidR="00543DE3" w:rsidRPr="00B36F30" w:rsidDel="001722BD">
          <w:rPr>
            <w:rFonts w:ascii="Times New Roman" w:hAnsi="Times New Roman" w:cs="Times New Roman"/>
            <w:sz w:val="24"/>
            <w:szCs w:val="24"/>
          </w:rPr>
          <w:fldChar w:fldCharType="end"/>
        </w:r>
        <w:r w:rsidR="00CD3AB8" w:rsidRPr="00B36F30" w:rsidDel="001722BD">
          <w:rPr>
            <w:rFonts w:ascii="Times New Roman" w:hAnsi="Times New Roman" w:cs="Times New Roman"/>
            <w:sz w:val="24"/>
            <w:szCs w:val="24"/>
          </w:rPr>
          <w:delText>.</w:delText>
        </w:r>
      </w:del>
    </w:p>
    <w:p w14:paraId="404B4358" w14:textId="4DDC6782" w:rsidR="008B3D53" w:rsidRPr="00B36F30" w:rsidRDefault="00247FCC" w:rsidP="00067FD0">
      <w:pPr>
        <w:spacing w:after="0" w:line="480" w:lineRule="auto"/>
        <w:rPr>
          <w:rFonts w:ascii="Times New Roman" w:hAnsi="Times New Roman" w:cs="Times New Roman"/>
          <w:sz w:val="24"/>
          <w:szCs w:val="24"/>
        </w:rPr>
      </w:pPr>
      <w:r w:rsidRPr="00B36F30">
        <w:rPr>
          <w:rFonts w:ascii="Times New Roman" w:hAnsi="Times New Roman" w:cs="Times New Roman"/>
          <w:sz w:val="24"/>
          <w:szCs w:val="24"/>
        </w:rPr>
        <w:t>Since t</w:t>
      </w:r>
      <w:r w:rsidR="00E23079" w:rsidRPr="00B36F30">
        <w:rPr>
          <w:rFonts w:ascii="Times New Roman" w:hAnsi="Times New Roman" w:cs="Times New Roman"/>
          <w:sz w:val="24"/>
          <w:szCs w:val="24"/>
        </w:rPr>
        <w:t xml:space="preserve">here is no cure still invented and there is </w:t>
      </w:r>
      <w:ins w:id="190" w:author="Microsoft account" w:date="2021-08-31T00:21:00Z">
        <w:r w:rsidR="001722BD">
          <w:rPr>
            <w:rFonts w:ascii="Times New Roman" w:hAnsi="Times New Roman" w:cs="Times New Roman"/>
            <w:sz w:val="24"/>
            <w:szCs w:val="24"/>
          </w:rPr>
          <w:t xml:space="preserve">  </w:t>
        </w:r>
      </w:ins>
      <w:r w:rsidR="00E23079" w:rsidRPr="009A5DD9">
        <w:rPr>
          <w:rFonts w:ascii="Times New Roman" w:hAnsi="Times New Roman" w:cs="Times New Roman"/>
          <w:color w:val="FF0000"/>
          <w:sz w:val="24"/>
          <w:szCs w:val="24"/>
        </w:rPr>
        <w:t xml:space="preserve">now </w:t>
      </w:r>
      <w:r w:rsidR="00E23079" w:rsidRPr="00B36F30">
        <w:rPr>
          <w:rFonts w:ascii="Times New Roman" w:hAnsi="Times New Roman" w:cs="Times New Roman"/>
          <w:sz w:val="24"/>
          <w:szCs w:val="24"/>
        </w:rPr>
        <w:t xml:space="preserve">a high risk of spreading in Bangladesh, higher level of awareness is needed among the people. In this situation, further research can show the </w:t>
      </w:r>
      <w:r w:rsidR="00E23079" w:rsidRPr="009A5DD9">
        <w:rPr>
          <w:rFonts w:ascii="Times New Roman" w:hAnsi="Times New Roman" w:cs="Times New Roman"/>
          <w:color w:val="FF0000"/>
          <w:sz w:val="24"/>
          <w:szCs w:val="24"/>
        </w:rPr>
        <w:t xml:space="preserve">present view </w:t>
      </w:r>
      <w:r w:rsidR="00E23079" w:rsidRPr="00B36F30">
        <w:rPr>
          <w:rFonts w:ascii="Times New Roman" w:hAnsi="Times New Roman" w:cs="Times New Roman"/>
          <w:sz w:val="24"/>
          <w:szCs w:val="24"/>
        </w:rPr>
        <w:t xml:space="preserve">of knowledge level among the married women of Bangladesh. Therefore, in this study, </w:t>
      </w:r>
      <w:r w:rsidR="009969DA" w:rsidRPr="00B36F30">
        <w:rPr>
          <w:rFonts w:ascii="Times New Roman" w:hAnsi="Times New Roman" w:cs="Times New Roman"/>
          <w:sz w:val="24"/>
          <w:szCs w:val="24"/>
        </w:rPr>
        <w:t>we aimed to explore the knowledge and awareness of HIV among the married women in Bangladesh, using th</w:t>
      </w:r>
      <w:ins w:id="191" w:author="Chowdhury,Muhammad Abdul Baker" w:date="2021-07-30T22:51:00Z">
        <w:r w:rsidR="00301E23">
          <w:rPr>
            <w:rFonts w:ascii="Times New Roman" w:hAnsi="Times New Roman" w:cs="Times New Roman"/>
            <w:sz w:val="24"/>
            <w:szCs w:val="24"/>
          </w:rPr>
          <w:t xml:space="preserve">ree waves of </w:t>
        </w:r>
      </w:ins>
      <w:del w:id="192" w:author="Chowdhury,Muhammad Abdul Baker" w:date="2021-07-30T22:51:00Z">
        <w:r w:rsidR="009969DA" w:rsidRPr="00B36F30" w:rsidDel="00301E23">
          <w:rPr>
            <w:rFonts w:ascii="Times New Roman" w:hAnsi="Times New Roman" w:cs="Times New Roman"/>
            <w:sz w:val="24"/>
            <w:szCs w:val="24"/>
          </w:rPr>
          <w:delText>e most recent</w:delText>
        </w:r>
      </w:del>
      <w:r w:rsidR="009969DA" w:rsidRPr="00B36F30">
        <w:rPr>
          <w:rFonts w:ascii="Times New Roman" w:hAnsi="Times New Roman" w:cs="Times New Roman"/>
          <w:sz w:val="24"/>
          <w:szCs w:val="24"/>
        </w:rPr>
        <w:t xml:space="preserve"> </w:t>
      </w:r>
      <w:r w:rsidR="00425CAC" w:rsidRPr="00B36F30">
        <w:rPr>
          <w:rFonts w:ascii="Times New Roman" w:hAnsi="Times New Roman" w:cs="Times New Roman"/>
          <w:sz w:val="24"/>
          <w:szCs w:val="24"/>
        </w:rPr>
        <w:t>Multiple Indicator Cluster Survey (MICS)</w:t>
      </w:r>
      <w:r w:rsidR="009969DA" w:rsidRPr="00B36F30">
        <w:rPr>
          <w:rFonts w:ascii="Times New Roman" w:hAnsi="Times New Roman" w:cs="Times New Roman"/>
          <w:sz w:val="24"/>
          <w:szCs w:val="24"/>
        </w:rPr>
        <w:t xml:space="preserve"> dataset. We also intend to find out the factors of changing </w:t>
      </w:r>
      <w:r w:rsidR="009969DA" w:rsidRPr="00B36F30">
        <w:rPr>
          <w:rFonts w:ascii="Times New Roman" w:hAnsi="Times New Roman" w:cs="Times New Roman"/>
          <w:sz w:val="24"/>
          <w:szCs w:val="24"/>
        </w:rPr>
        <w:lastRenderedPageBreak/>
        <w:t>knowledge, attitude and intensity of HIV as well as the impact where advancement is required to enhance the knowledge of HIV.</w:t>
      </w:r>
    </w:p>
    <w:p w14:paraId="233DBD4E" w14:textId="77777777" w:rsidR="000921AC" w:rsidRPr="00B36F30" w:rsidRDefault="000921AC" w:rsidP="00067FD0">
      <w:pPr>
        <w:spacing w:after="0" w:line="480" w:lineRule="auto"/>
        <w:rPr>
          <w:rFonts w:ascii="Times New Roman" w:hAnsi="Times New Roman" w:cs="Times New Roman"/>
          <w:b/>
          <w:bCs/>
          <w:sz w:val="24"/>
          <w:szCs w:val="24"/>
        </w:rPr>
      </w:pPr>
    </w:p>
    <w:p w14:paraId="37549427" w14:textId="6B8CAD74" w:rsidR="00CD3AB8" w:rsidRPr="00B36F30" w:rsidRDefault="00200166" w:rsidP="00067FD0">
      <w:pPr>
        <w:spacing w:after="0" w:line="480" w:lineRule="auto"/>
        <w:rPr>
          <w:rFonts w:ascii="Times New Roman" w:hAnsi="Times New Roman" w:cs="Times New Roman"/>
          <w:b/>
          <w:bCs/>
          <w:sz w:val="24"/>
          <w:szCs w:val="24"/>
        </w:rPr>
      </w:pPr>
      <w:r w:rsidRPr="00B36F30">
        <w:rPr>
          <w:rFonts w:ascii="Times New Roman" w:hAnsi="Times New Roman" w:cs="Times New Roman"/>
          <w:b/>
          <w:bCs/>
          <w:sz w:val="24"/>
          <w:szCs w:val="24"/>
        </w:rPr>
        <w:t>Methods:</w:t>
      </w:r>
    </w:p>
    <w:p w14:paraId="451928E8" w14:textId="77777777" w:rsidR="004A3A6E" w:rsidRPr="00B36F30" w:rsidRDefault="004A3A6E" w:rsidP="00067FD0">
      <w:pPr>
        <w:spacing w:after="0" w:line="480" w:lineRule="auto"/>
        <w:contextualSpacing/>
        <w:rPr>
          <w:rStyle w:val="fontstyle01"/>
          <w:rFonts w:ascii="Times New Roman" w:hAnsi="Times New Roman" w:cs="Times New Roman"/>
          <w:b/>
          <w:sz w:val="24"/>
          <w:szCs w:val="24"/>
        </w:rPr>
      </w:pPr>
      <w:r w:rsidRPr="00B36F30">
        <w:rPr>
          <w:rStyle w:val="fontstyle01"/>
          <w:rFonts w:ascii="Times New Roman" w:hAnsi="Times New Roman" w:cs="Times New Roman"/>
          <w:b/>
          <w:sz w:val="24"/>
          <w:szCs w:val="24"/>
        </w:rPr>
        <w:t>Data source and study variables</w:t>
      </w:r>
    </w:p>
    <w:p w14:paraId="71431B2E" w14:textId="72E4C974" w:rsidR="004A3A6E" w:rsidRPr="00B36F30" w:rsidRDefault="0094614C" w:rsidP="00067FD0">
      <w:pPr>
        <w:spacing w:after="0" w:line="480" w:lineRule="auto"/>
        <w:contextualSpacing/>
        <w:rPr>
          <w:rFonts w:ascii="Times New Roman" w:eastAsia="Times New Roman" w:hAnsi="Times New Roman" w:cs="Times New Roman"/>
          <w:sz w:val="24"/>
          <w:szCs w:val="24"/>
          <w:shd w:val="clear" w:color="auto" w:fill="FFFFFF"/>
        </w:rPr>
      </w:pPr>
      <w:r>
        <w:rPr>
          <w:rStyle w:val="fontstyle01"/>
          <w:rFonts w:ascii="Times New Roman" w:hAnsi="Times New Roman" w:cs="Times New Roman"/>
          <w:sz w:val="24"/>
          <w:szCs w:val="24"/>
        </w:rPr>
        <w:t>We used three</w:t>
      </w:r>
      <w:r w:rsidR="004A3A6E" w:rsidRPr="00B36F30">
        <w:rPr>
          <w:rStyle w:val="fontstyle01"/>
          <w:rFonts w:ascii="Times New Roman" w:hAnsi="Times New Roman" w:cs="Times New Roman"/>
          <w:sz w:val="24"/>
          <w:szCs w:val="24"/>
        </w:rPr>
        <w:t xml:space="preserve"> waves of Multiple Indicator Cluster Survey (MICS) conducted in </w:t>
      </w:r>
      <w:r>
        <w:rPr>
          <w:rStyle w:val="fontstyle01"/>
          <w:rFonts w:ascii="Times New Roman" w:hAnsi="Times New Roman" w:cs="Times New Roman"/>
          <w:sz w:val="24"/>
          <w:szCs w:val="24"/>
        </w:rPr>
        <w:t xml:space="preserve">2006, </w:t>
      </w:r>
      <w:r w:rsidR="004A3A6E" w:rsidRPr="00B36F30">
        <w:rPr>
          <w:rStyle w:val="fontstyle01"/>
          <w:rFonts w:ascii="Times New Roman" w:hAnsi="Times New Roman" w:cs="Times New Roman"/>
          <w:sz w:val="24"/>
          <w:szCs w:val="24"/>
        </w:rPr>
        <w:t>2012</w:t>
      </w:r>
      <w:ins w:id="193" w:author="Chowdhury,Muhammad Abdul Baker" w:date="2021-07-30T21:51:00Z">
        <w:r w:rsidR="006D1C8A">
          <w:rPr>
            <w:rStyle w:val="fontstyle01"/>
            <w:rFonts w:ascii="Times New Roman" w:hAnsi="Times New Roman" w:cs="Times New Roman"/>
            <w:sz w:val="24"/>
            <w:szCs w:val="24"/>
          </w:rPr>
          <w:t>,</w:t>
        </w:r>
      </w:ins>
      <w:r w:rsidR="004A3A6E" w:rsidRPr="00B36F30">
        <w:rPr>
          <w:rStyle w:val="fontstyle01"/>
          <w:rFonts w:ascii="Times New Roman" w:hAnsi="Times New Roman" w:cs="Times New Roman"/>
          <w:sz w:val="24"/>
          <w:szCs w:val="24"/>
        </w:rPr>
        <w:t xml:space="preserve"> and 2019.</w:t>
      </w:r>
      <w:r w:rsidR="004A3A6E" w:rsidRPr="00B36F30">
        <w:rPr>
          <w:rFonts w:ascii="Times New Roman" w:hAnsi="Times New Roman" w:cs="Times New Roman"/>
          <w:sz w:val="24"/>
          <w:szCs w:val="24"/>
        </w:rPr>
        <w:t xml:space="preserve"> </w:t>
      </w:r>
      <w:r w:rsidR="004A3A6E" w:rsidRPr="00B36F30">
        <w:rPr>
          <w:rStyle w:val="fontstyle01"/>
          <w:rFonts w:ascii="Times New Roman" w:hAnsi="Times New Roman" w:cs="Times New Roman"/>
          <w:sz w:val="24"/>
          <w:szCs w:val="24"/>
        </w:rPr>
        <w:t>MICS is a large, multidimensional nationally representative household survey conducted by the UNICEF. This survey uses standardized questionnaires to provide the information and key indicators on the situation of children.</w:t>
      </w:r>
      <w:r w:rsidR="004A3A6E" w:rsidRPr="00B36F30">
        <w:rPr>
          <w:rFonts w:ascii="Times New Roman" w:hAnsi="Times New Roman" w:cs="Times New Roman"/>
          <w:sz w:val="24"/>
          <w:szCs w:val="24"/>
        </w:rPr>
        <w:t xml:space="preserve"> Mostly, </w:t>
      </w:r>
      <w:r w:rsidR="004A3A6E" w:rsidRPr="00B36F30">
        <w:rPr>
          <w:rFonts w:ascii="Times New Roman" w:eastAsia="Times New Roman" w:hAnsi="Times New Roman" w:cs="Times New Roman"/>
          <w:sz w:val="24"/>
          <w:szCs w:val="24"/>
          <w:shd w:val="clear" w:color="auto" w:fill="FFFFFF"/>
        </w:rPr>
        <w:t>they focus on reproductive health, maternal and child health interventions, child nutrition status, and early childhood development. MICS also collects an identical set of socioeconomic characteristics of individuals and households</w:t>
      </w:r>
      <w:r w:rsidR="004A3A6E" w:rsidRPr="00B36F30">
        <w:rPr>
          <w:rFonts w:ascii="Times New Roman" w:eastAsia="Times New Roman" w:hAnsi="Times New Roman" w:cs="Times New Roman"/>
          <w:sz w:val="24"/>
          <w:szCs w:val="24"/>
          <w:shd w:val="clear" w:color="auto" w:fill="FFFFFF"/>
        </w:rPr>
        <w:fldChar w:fldCharType="begin" w:fldLock="1"/>
      </w:r>
      <w:r w:rsidR="00F6257B">
        <w:rPr>
          <w:rFonts w:ascii="Times New Roman" w:eastAsia="Times New Roman" w:hAnsi="Times New Roman" w:cs="Times New Roman"/>
          <w:sz w:val="24"/>
          <w:szCs w:val="24"/>
          <w:shd w:val="clear" w:color="auto" w:fill="FFFFFF"/>
        </w:rPr>
        <w:instrText>ADDIN CSL_CITATION {"citationItems":[{"id":"ITEM-1","itemData":{"author":[{"dropping-particle":"","family":"Progotir Pathey","given":"","non-dropping-particle":"","parse-names":false,"suffix":""}],"id":"ITEM-1","issued":{"date-parts":[["2014"]]},"title":"Bangladesh multiple indicator cluster survey 2012–2013 Key findings","type":"article-journal"},"uris":["http://www.mendeley.com/documents/?uuid=be50aa99-3266-4416-8270-fe6e12f13ad6"]},{"id":"ITEM-2","itemData":{"author":[{"dropping-particle":"","family":"Progotir Pathey","given":"","non-dropping-particle":"","parse-names":false,"suffix":""}],"id":"ITEM-2","issued":{"date-parts":[["2019"]]},"title":"Bangladesh multiple indicator cluster survey 2019 Key findings","type":"article-journal"},"uris":["http://www.mendeley.com/documents/?uuid=5c895dae-82b6-4e65-8b0f-d9cdba59bd06"]}],"mendeley":{"formattedCitation":"&lt;sup&gt;20,21&lt;/sup&gt;","plainTextFormattedCitation":"20,21","previouslyFormattedCitation":"&lt;sup&gt;20,21&lt;/sup&gt;"},"properties":{"noteIndex":0},"schema":"https://github.com/citation-style-language/schema/raw/master/csl-citation.json"}</w:instrText>
      </w:r>
      <w:r w:rsidR="004A3A6E" w:rsidRPr="00B36F30">
        <w:rPr>
          <w:rFonts w:ascii="Times New Roman" w:eastAsia="Times New Roman" w:hAnsi="Times New Roman" w:cs="Times New Roman"/>
          <w:sz w:val="24"/>
          <w:szCs w:val="24"/>
          <w:shd w:val="clear" w:color="auto" w:fill="FFFFFF"/>
        </w:rPr>
        <w:fldChar w:fldCharType="separate"/>
      </w:r>
      <w:r w:rsidR="00AB71FE" w:rsidRPr="00AB71FE">
        <w:rPr>
          <w:rFonts w:ascii="Times New Roman" w:eastAsia="Times New Roman" w:hAnsi="Times New Roman" w:cs="Times New Roman"/>
          <w:noProof/>
          <w:sz w:val="24"/>
          <w:szCs w:val="24"/>
          <w:shd w:val="clear" w:color="auto" w:fill="FFFFFF"/>
          <w:vertAlign w:val="superscript"/>
        </w:rPr>
        <w:t>20,21</w:t>
      </w:r>
      <w:r w:rsidR="004A3A6E" w:rsidRPr="00B36F30">
        <w:rPr>
          <w:rFonts w:ascii="Times New Roman" w:eastAsia="Times New Roman" w:hAnsi="Times New Roman" w:cs="Times New Roman"/>
          <w:sz w:val="24"/>
          <w:szCs w:val="24"/>
          <w:shd w:val="clear" w:color="auto" w:fill="FFFFFF"/>
        </w:rPr>
        <w:fldChar w:fldCharType="end"/>
      </w:r>
      <w:r w:rsidR="004A3A6E" w:rsidRPr="00B36F30">
        <w:rPr>
          <w:rFonts w:ascii="Times New Roman" w:eastAsia="Times New Roman" w:hAnsi="Times New Roman" w:cs="Times New Roman"/>
          <w:sz w:val="24"/>
          <w:szCs w:val="24"/>
          <w:shd w:val="clear" w:color="auto" w:fill="FFFFFF"/>
        </w:rPr>
        <w:t xml:space="preserve">. Datasets were open access </w:t>
      </w:r>
      <w:del w:id="194" w:author="Chowdhury,Muhammad Abdul Baker" w:date="2021-07-30T21:52:00Z">
        <w:r w:rsidR="004A3A6E" w:rsidRPr="00B36F30" w:rsidDel="00EE5DD8">
          <w:rPr>
            <w:rFonts w:ascii="Times New Roman" w:eastAsia="Times New Roman" w:hAnsi="Times New Roman" w:cs="Times New Roman"/>
            <w:sz w:val="24"/>
            <w:szCs w:val="24"/>
            <w:shd w:val="clear" w:color="auto" w:fill="FFFFFF"/>
          </w:rPr>
          <w:delText xml:space="preserve">for </w:delText>
        </w:r>
      </w:del>
      <w:ins w:id="195" w:author="Chowdhury,Muhammad Abdul Baker" w:date="2021-07-30T21:52:00Z">
        <w:r w:rsidR="00EE5DD8">
          <w:rPr>
            <w:rFonts w:ascii="Times New Roman" w:eastAsia="Times New Roman" w:hAnsi="Times New Roman" w:cs="Times New Roman"/>
            <w:sz w:val="24"/>
            <w:szCs w:val="24"/>
            <w:shd w:val="clear" w:color="auto" w:fill="FFFFFF"/>
          </w:rPr>
          <w:t>in</w:t>
        </w:r>
        <w:r w:rsidR="00EE5DD8" w:rsidRPr="00B36F30">
          <w:rPr>
            <w:rFonts w:ascii="Times New Roman" w:eastAsia="Times New Roman" w:hAnsi="Times New Roman" w:cs="Times New Roman"/>
            <w:sz w:val="24"/>
            <w:szCs w:val="24"/>
            <w:shd w:val="clear" w:color="auto" w:fill="FFFFFF"/>
          </w:rPr>
          <w:t xml:space="preserve"> </w:t>
        </w:r>
      </w:ins>
      <w:r w:rsidR="004A3A6E" w:rsidRPr="00B36F30">
        <w:rPr>
          <w:rFonts w:ascii="Times New Roman" w:eastAsia="Times New Roman" w:hAnsi="Times New Roman" w:cs="Times New Roman"/>
          <w:sz w:val="24"/>
          <w:szCs w:val="24"/>
          <w:shd w:val="clear" w:color="auto" w:fill="FFFFFF"/>
        </w:rPr>
        <w:t xml:space="preserve">the public domain </w:t>
      </w:r>
      <w:r w:rsidR="004A3A6E" w:rsidRPr="00B36F30">
        <w:rPr>
          <w:rFonts w:ascii="Times New Roman" w:eastAsia="Times New Roman" w:hAnsi="Times New Roman" w:cs="Times New Roman"/>
          <w:sz w:val="24"/>
          <w:szCs w:val="24"/>
          <w:shd w:val="clear" w:color="auto" w:fill="FFFFFF"/>
        </w:rPr>
        <w:fldChar w:fldCharType="begin" w:fldLock="1"/>
      </w:r>
      <w:r w:rsidR="00F6257B">
        <w:rPr>
          <w:rFonts w:ascii="Times New Roman" w:eastAsia="Times New Roman" w:hAnsi="Times New Roman" w:cs="Times New Roman"/>
          <w:sz w:val="24"/>
          <w:szCs w:val="24"/>
          <w:shd w:val="clear" w:color="auto" w:fill="FFFFFF"/>
        </w:rPr>
        <w:instrText>ADDIN CSL_CITATION {"citationItems":[{"id":"ITEM-1","itemData":{"URL":"https://mics.unicef.org/surveys","accessed":{"date-parts":[["2021","4","22"]]},"author":[{"dropping-particle":"","family":"UNICEF MICS","given":"","non-dropping-particle":"","parse-names":false,"suffix":""}],"container-title":"MICS Surveys","id":"ITEM-1","issued":{"date-parts":[["2018"]]},"title":"Surveys - UNICEF MICS","type":"webpage"},"uris":["http://www.mendeley.com/documents/?uuid=2b83ade3-42c5-3ffb-961c-bac7c90a9336"]}],"mendeley":{"formattedCitation":"&lt;sup&gt;22&lt;/sup&gt;","plainTextFormattedCitation":"22","previouslyFormattedCitation":"&lt;sup&gt;22&lt;/sup&gt;"},"properties":{"noteIndex":0},"schema":"https://github.com/citation-style-language/schema/raw/master/csl-citation.json"}</w:instrText>
      </w:r>
      <w:r w:rsidR="004A3A6E" w:rsidRPr="00B36F30">
        <w:rPr>
          <w:rFonts w:ascii="Times New Roman" w:eastAsia="Times New Roman" w:hAnsi="Times New Roman" w:cs="Times New Roman"/>
          <w:sz w:val="24"/>
          <w:szCs w:val="24"/>
          <w:shd w:val="clear" w:color="auto" w:fill="FFFFFF"/>
        </w:rPr>
        <w:fldChar w:fldCharType="separate"/>
      </w:r>
      <w:r w:rsidR="00AB71FE" w:rsidRPr="00AB71FE">
        <w:rPr>
          <w:rFonts w:ascii="Times New Roman" w:eastAsia="Times New Roman" w:hAnsi="Times New Roman" w:cs="Times New Roman"/>
          <w:noProof/>
          <w:sz w:val="24"/>
          <w:szCs w:val="24"/>
          <w:shd w:val="clear" w:color="auto" w:fill="FFFFFF"/>
          <w:vertAlign w:val="superscript"/>
        </w:rPr>
        <w:t>22</w:t>
      </w:r>
      <w:r w:rsidR="004A3A6E" w:rsidRPr="00B36F30">
        <w:rPr>
          <w:rFonts w:ascii="Times New Roman" w:eastAsia="Times New Roman" w:hAnsi="Times New Roman" w:cs="Times New Roman"/>
          <w:sz w:val="24"/>
          <w:szCs w:val="24"/>
          <w:shd w:val="clear" w:color="auto" w:fill="FFFFFF"/>
        </w:rPr>
        <w:fldChar w:fldCharType="end"/>
      </w:r>
      <w:r w:rsidR="004A3A6E" w:rsidRPr="00B36F30">
        <w:rPr>
          <w:rFonts w:ascii="Times New Roman" w:eastAsia="Times New Roman" w:hAnsi="Times New Roman" w:cs="Times New Roman"/>
          <w:sz w:val="24"/>
          <w:szCs w:val="24"/>
          <w:shd w:val="clear" w:color="auto" w:fill="FFFFFF"/>
        </w:rPr>
        <w:t>.</w:t>
      </w:r>
    </w:p>
    <w:p w14:paraId="66248CE3" w14:textId="77777777" w:rsidR="000921AC" w:rsidRPr="00B36F30" w:rsidRDefault="000921AC" w:rsidP="00067FD0">
      <w:pPr>
        <w:spacing w:after="0" w:line="480" w:lineRule="auto"/>
        <w:rPr>
          <w:rFonts w:ascii="Times New Roman" w:hAnsi="Times New Roman" w:cs="Times New Roman"/>
          <w:b/>
          <w:bCs/>
          <w:sz w:val="24"/>
          <w:szCs w:val="24"/>
        </w:rPr>
      </w:pPr>
    </w:p>
    <w:p w14:paraId="7371839A" w14:textId="77777777" w:rsidR="005B2AC7" w:rsidRPr="00B36F30" w:rsidRDefault="005B2AC7" w:rsidP="00067FD0">
      <w:pPr>
        <w:spacing w:after="0" w:line="480" w:lineRule="auto"/>
        <w:rPr>
          <w:rFonts w:ascii="Times New Roman" w:hAnsi="Times New Roman" w:cs="Times New Roman"/>
          <w:b/>
          <w:bCs/>
          <w:sz w:val="24"/>
          <w:szCs w:val="24"/>
        </w:rPr>
      </w:pPr>
      <w:r w:rsidRPr="00B36F30">
        <w:rPr>
          <w:rFonts w:ascii="Times New Roman" w:hAnsi="Times New Roman" w:cs="Times New Roman"/>
          <w:b/>
          <w:bCs/>
          <w:sz w:val="24"/>
          <w:szCs w:val="24"/>
        </w:rPr>
        <w:t xml:space="preserve">Sampling design and sample size </w:t>
      </w:r>
    </w:p>
    <w:p w14:paraId="12940ED6" w14:textId="7C9EC57C" w:rsidR="000921AC" w:rsidRPr="00B36F30" w:rsidRDefault="00D075A2" w:rsidP="00067FD0">
      <w:pPr>
        <w:spacing w:after="0" w:line="480" w:lineRule="auto"/>
        <w:contextualSpacing/>
        <w:rPr>
          <w:rFonts w:ascii="Times New Roman" w:eastAsia="Times New Roman" w:hAnsi="Times New Roman" w:cs="Times New Roman"/>
          <w:sz w:val="24"/>
          <w:szCs w:val="24"/>
          <w:shd w:val="clear" w:color="auto" w:fill="FFFFFF"/>
        </w:rPr>
      </w:pPr>
      <w:r w:rsidRPr="00B36F30">
        <w:rPr>
          <w:rStyle w:val="fontstyle01"/>
          <w:rFonts w:ascii="Times New Roman" w:hAnsi="Times New Roman" w:cs="Times New Roman"/>
          <w:sz w:val="24"/>
          <w:szCs w:val="24"/>
        </w:rPr>
        <w:t xml:space="preserve">The MICS survey is a two-stage cluster sampling procedure, randomly selecting </w:t>
      </w:r>
      <w:r w:rsidR="00A01684" w:rsidRPr="00B36F30">
        <w:rPr>
          <w:rStyle w:val="fontstyle01"/>
          <w:rFonts w:ascii="Times New Roman" w:hAnsi="Times New Roman" w:cs="Times New Roman"/>
          <w:sz w:val="24"/>
          <w:szCs w:val="24"/>
        </w:rPr>
        <w:t>women with reproductive age</w:t>
      </w:r>
      <w:r w:rsidRPr="00B36F30">
        <w:rPr>
          <w:rStyle w:val="fontstyle01"/>
          <w:rFonts w:ascii="Times New Roman" w:hAnsi="Times New Roman" w:cs="Times New Roman"/>
          <w:sz w:val="24"/>
          <w:szCs w:val="24"/>
        </w:rPr>
        <w:t xml:space="preserve">. </w:t>
      </w:r>
      <w:r w:rsidRPr="00B36F30">
        <w:rPr>
          <w:rFonts w:ascii="Times New Roman" w:eastAsia="Times New Roman" w:hAnsi="Times New Roman" w:cs="Times New Roman"/>
          <w:sz w:val="24"/>
          <w:szCs w:val="24"/>
          <w:shd w:val="clear" w:color="auto" w:fill="FFFFFF"/>
        </w:rPr>
        <w:t>MICS</w:t>
      </w:r>
      <w:r w:rsidR="00A01684" w:rsidRPr="00B36F30">
        <w:rPr>
          <w:rFonts w:ascii="Times New Roman" w:eastAsia="Times New Roman" w:hAnsi="Times New Roman" w:cs="Times New Roman"/>
          <w:sz w:val="24"/>
          <w:szCs w:val="24"/>
          <w:shd w:val="clear" w:color="auto" w:fill="FFFFFF"/>
        </w:rPr>
        <w:t>-2006</w:t>
      </w:r>
      <w:r w:rsidRPr="00B36F30">
        <w:rPr>
          <w:rFonts w:ascii="Times New Roman" w:eastAsia="Times New Roman" w:hAnsi="Times New Roman" w:cs="Times New Roman"/>
          <w:sz w:val="24"/>
          <w:szCs w:val="24"/>
          <w:shd w:val="clear" w:color="auto" w:fill="FFFFFF"/>
        </w:rPr>
        <w:t xml:space="preserve"> is based on a sample of </w:t>
      </w:r>
      <w:r w:rsidR="00A01684" w:rsidRPr="00B36F30">
        <w:rPr>
          <w:rFonts w:ascii="Times New Roman" w:hAnsi="Times New Roman" w:cs="Times New Roman"/>
          <w:sz w:val="24"/>
          <w:szCs w:val="24"/>
        </w:rPr>
        <w:t xml:space="preserve">78260 </w:t>
      </w:r>
      <w:r w:rsidR="00A01684" w:rsidRPr="00B36F30">
        <w:rPr>
          <w:rFonts w:ascii="Times New Roman" w:eastAsia="Times New Roman" w:hAnsi="Times New Roman" w:cs="Times New Roman"/>
          <w:sz w:val="24"/>
          <w:szCs w:val="24"/>
          <w:shd w:val="clear" w:color="auto" w:fill="FFFFFF"/>
        </w:rPr>
        <w:t>women</w:t>
      </w:r>
      <w:r w:rsidRPr="00B36F30">
        <w:rPr>
          <w:rFonts w:ascii="Times New Roman" w:eastAsia="Times New Roman" w:hAnsi="Times New Roman" w:cs="Times New Roman"/>
          <w:sz w:val="24"/>
          <w:szCs w:val="24"/>
          <w:shd w:val="clear" w:color="auto" w:fill="FFFFFF"/>
        </w:rPr>
        <w:t xml:space="preserve"> interviewed with a response rate </w:t>
      </w:r>
      <w:r w:rsidR="00576954" w:rsidRPr="00B36F30">
        <w:rPr>
          <w:rFonts w:ascii="Times New Roman" w:eastAsia="Times New Roman" w:hAnsi="Times New Roman" w:cs="Times New Roman"/>
          <w:sz w:val="24"/>
          <w:szCs w:val="24"/>
          <w:shd w:val="clear" w:color="auto" w:fill="FFFFFF"/>
        </w:rPr>
        <w:t>of 92</w:t>
      </w:r>
      <w:r w:rsidRPr="00B36F30">
        <w:rPr>
          <w:rFonts w:ascii="Times New Roman" w:eastAsia="Times New Roman" w:hAnsi="Times New Roman" w:cs="Times New Roman"/>
          <w:sz w:val="24"/>
          <w:szCs w:val="24"/>
          <w:shd w:val="clear" w:color="auto" w:fill="FFFFFF"/>
        </w:rPr>
        <w:t>.5%</w:t>
      </w:r>
      <w:r w:rsidR="00576954" w:rsidRPr="00B36F30">
        <w:rPr>
          <w:rFonts w:ascii="Times New Roman" w:eastAsia="Times New Roman" w:hAnsi="Times New Roman" w:cs="Times New Roman"/>
          <w:sz w:val="24"/>
          <w:szCs w:val="24"/>
          <w:shd w:val="clear" w:color="auto" w:fill="FFFFFF"/>
        </w:rPr>
        <w:t>,</w:t>
      </w:r>
      <w:r w:rsidRPr="00B36F30">
        <w:rPr>
          <w:rFonts w:ascii="Times New Roman" w:eastAsia="Times New Roman" w:hAnsi="Times New Roman" w:cs="Times New Roman"/>
          <w:sz w:val="24"/>
          <w:szCs w:val="24"/>
          <w:shd w:val="clear" w:color="auto" w:fill="FFFFFF"/>
        </w:rPr>
        <w:t xml:space="preserve"> </w:t>
      </w:r>
      <w:r w:rsidR="00576954" w:rsidRPr="00B36F30">
        <w:rPr>
          <w:rFonts w:ascii="Times New Roman" w:eastAsia="Times New Roman" w:hAnsi="Times New Roman" w:cs="Times New Roman"/>
          <w:sz w:val="24"/>
          <w:szCs w:val="24"/>
          <w:shd w:val="clear" w:color="auto" w:fill="FFFFFF"/>
        </w:rPr>
        <w:t xml:space="preserve">MICS-2012 is based on a sample of </w:t>
      </w:r>
      <w:r w:rsidR="00576954" w:rsidRPr="00B36F30">
        <w:rPr>
          <w:rFonts w:ascii="Times New Roman" w:hAnsi="Times New Roman" w:cs="Times New Roman"/>
          <w:sz w:val="24"/>
          <w:szCs w:val="24"/>
        </w:rPr>
        <w:t xml:space="preserve">59599 </w:t>
      </w:r>
      <w:r w:rsidR="00576954" w:rsidRPr="00B36F30">
        <w:rPr>
          <w:rFonts w:ascii="Times New Roman" w:eastAsia="Times New Roman" w:hAnsi="Times New Roman" w:cs="Times New Roman"/>
          <w:sz w:val="24"/>
          <w:szCs w:val="24"/>
          <w:shd w:val="clear" w:color="auto" w:fill="FFFFFF"/>
        </w:rPr>
        <w:t>women interviewed with a response rate of 98.5%</w:t>
      </w:r>
      <w:r w:rsidR="0018379C" w:rsidRPr="00B36F30">
        <w:rPr>
          <w:rFonts w:ascii="Times New Roman" w:eastAsia="Times New Roman" w:hAnsi="Times New Roman" w:cs="Times New Roman"/>
          <w:sz w:val="24"/>
          <w:szCs w:val="24"/>
          <w:shd w:val="clear" w:color="auto" w:fill="FFFFFF"/>
        </w:rPr>
        <w:t xml:space="preserve"> </w:t>
      </w:r>
      <w:r w:rsidRPr="00B36F30">
        <w:rPr>
          <w:rFonts w:ascii="Times New Roman" w:eastAsia="Times New Roman" w:hAnsi="Times New Roman" w:cs="Times New Roman"/>
          <w:sz w:val="24"/>
          <w:szCs w:val="24"/>
          <w:shd w:val="clear" w:color="auto" w:fill="FFFFFF"/>
        </w:rPr>
        <w:t>and 2019 MIC</w:t>
      </w:r>
      <w:r w:rsidR="0018379C" w:rsidRPr="00B36F30">
        <w:rPr>
          <w:rFonts w:ascii="Times New Roman" w:eastAsia="Times New Roman" w:hAnsi="Times New Roman" w:cs="Times New Roman"/>
          <w:sz w:val="24"/>
          <w:szCs w:val="24"/>
          <w:shd w:val="clear" w:color="auto" w:fill="FFFFFF"/>
        </w:rPr>
        <w:t>S is based on a sample of 68709</w:t>
      </w:r>
      <w:r w:rsidRPr="00B36F30">
        <w:rPr>
          <w:rFonts w:ascii="Times New Roman" w:eastAsia="Times New Roman" w:hAnsi="Times New Roman" w:cs="Times New Roman"/>
          <w:sz w:val="24"/>
          <w:szCs w:val="24"/>
          <w:shd w:val="clear" w:color="auto" w:fill="FFFFFF"/>
        </w:rPr>
        <w:t xml:space="preserve"> interviewed with a response rate of 99.4%. </w:t>
      </w:r>
      <w:r w:rsidR="005E5675" w:rsidRPr="00B36F30">
        <w:rPr>
          <w:rFonts w:ascii="Times New Roman" w:eastAsia="Times New Roman" w:hAnsi="Times New Roman" w:cs="Times New Roman"/>
          <w:sz w:val="24"/>
          <w:szCs w:val="24"/>
          <w:shd w:val="clear" w:color="auto" w:fill="FFFFFF"/>
        </w:rPr>
        <w:t xml:space="preserve">Census enumeration areas were defined as primary sampling units (PSUs), and were selected from each of the sampling domains by using systematic </w:t>
      </w:r>
      <w:proofErr w:type="spellStart"/>
      <w:r w:rsidR="005E5675" w:rsidRPr="00B36F30">
        <w:rPr>
          <w:rFonts w:ascii="Times New Roman" w:eastAsia="Times New Roman" w:hAnsi="Times New Roman" w:cs="Times New Roman"/>
          <w:sz w:val="24"/>
          <w:szCs w:val="24"/>
          <w:shd w:val="clear" w:color="auto" w:fill="FFFFFF"/>
        </w:rPr>
        <w:t>pps</w:t>
      </w:r>
      <w:proofErr w:type="spellEnd"/>
      <w:r w:rsidR="005E5675" w:rsidRPr="00B36F30">
        <w:rPr>
          <w:rFonts w:ascii="Times New Roman" w:eastAsia="Times New Roman" w:hAnsi="Times New Roman" w:cs="Times New Roman"/>
          <w:sz w:val="24"/>
          <w:szCs w:val="24"/>
          <w:shd w:val="clear" w:color="auto" w:fill="FFFFFF"/>
        </w:rPr>
        <w:t xml:space="preserve"> (probability proportional to size) sampling procedures, based on the estimated sizes of the enumeration areas from the recent Population Census. </w:t>
      </w:r>
      <w:r w:rsidRPr="00B36F30">
        <w:rPr>
          <w:rFonts w:ascii="Times New Roman" w:eastAsia="Times New Roman" w:hAnsi="Times New Roman" w:cs="Times New Roman"/>
          <w:sz w:val="24"/>
          <w:szCs w:val="24"/>
          <w:shd w:val="clear" w:color="auto" w:fill="FFFFFF"/>
        </w:rPr>
        <w:t xml:space="preserve">MICS provides a comprehensive picture of children’s and women’s health in the seven administrative divisions (Dhaka, Chittagong, Sylhet, </w:t>
      </w:r>
      <w:proofErr w:type="spellStart"/>
      <w:r w:rsidRPr="00B36F30">
        <w:rPr>
          <w:rFonts w:ascii="Times New Roman" w:eastAsia="Times New Roman" w:hAnsi="Times New Roman" w:cs="Times New Roman"/>
          <w:sz w:val="24"/>
          <w:szCs w:val="24"/>
          <w:shd w:val="clear" w:color="auto" w:fill="FFFFFF"/>
        </w:rPr>
        <w:t>Rajshahi</w:t>
      </w:r>
      <w:proofErr w:type="spellEnd"/>
      <w:r w:rsidRPr="00B36F30">
        <w:rPr>
          <w:rFonts w:ascii="Times New Roman" w:eastAsia="Times New Roman" w:hAnsi="Times New Roman" w:cs="Times New Roman"/>
          <w:sz w:val="24"/>
          <w:szCs w:val="24"/>
          <w:shd w:val="clear" w:color="auto" w:fill="FFFFFF"/>
        </w:rPr>
        <w:t xml:space="preserve">, Rangpur, Barisal, and </w:t>
      </w:r>
      <w:r w:rsidRPr="00B36F30">
        <w:rPr>
          <w:rFonts w:ascii="Times New Roman" w:eastAsia="Times New Roman" w:hAnsi="Times New Roman" w:cs="Times New Roman"/>
          <w:sz w:val="24"/>
          <w:szCs w:val="24"/>
          <w:shd w:val="clear" w:color="auto" w:fill="FFFFFF"/>
        </w:rPr>
        <w:lastRenderedPageBreak/>
        <w:t>Khulna) of Bangladesh. Districts were identified as the primary sample strata for sample selection at two stages</w:t>
      </w:r>
      <w:r w:rsidRPr="00B36F30">
        <w:rPr>
          <w:rFonts w:ascii="Times New Roman" w:eastAsia="Times New Roman" w:hAnsi="Times New Roman" w:cs="Times New Roman"/>
          <w:sz w:val="24"/>
          <w:szCs w:val="24"/>
          <w:shd w:val="clear" w:color="auto" w:fill="FFFFFF"/>
        </w:rPr>
        <w:fldChar w:fldCharType="begin" w:fldLock="1"/>
      </w:r>
      <w:r w:rsidR="00F6257B">
        <w:rPr>
          <w:rFonts w:ascii="Times New Roman" w:eastAsia="Times New Roman" w:hAnsi="Times New Roman" w:cs="Times New Roman"/>
          <w:sz w:val="24"/>
          <w:szCs w:val="24"/>
          <w:shd w:val="clear" w:color="auto" w:fill="FFFFFF"/>
        </w:rPr>
        <w:instrText>ADDIN CSL_CITATION {"citationItems":[{"id":"ITEM-1","itemData":{"author":[{"dropping-particle":"","family":"Progotir Pathey","given":"","non-dropping-particle":"","parse-names":false,"suffix":""}],"id":"ITEM-1","issued":{"date-parts":[["2014"]]},"title":"Bangladesh multiple indicator cluster survey 2012–2013 Key findings","type":"article-journal"},"uris":["http://www.mendeley.com/documents/?uuid=be50aa99-3266-4416-8270-fe6e12f13ad6"]},{"id":"ITEM-2","itemData":{"author":[{"dropping-particle":"","family":"Progotir Pathey","given":"","non-dropping-particle":"","parse-names":false,"suffix":""}],"id":"ITEM-2","issued":{"date-parts":[["2019"]]},"title":"Bangladesh multiple indicator cluster survey 2019 Key findings","type":"article-journal"},"uris":["http://www.mendeley.com/documents/?uuid=5c895dae-82b6-4e65-8b0f-d9cdba59bd06"]}],"mendeley":{"formattedCitation":"&lt;sup&gt;20,21&lt;/sup&gt;","plainTextFormattedCitation":"20,21","previouslyFormattedCitation":"&lt;sup&gt;20,21&lt;/sup&gt;"},"properties":{"noteIndex":0},"schema":"https://github.com/citation-style-language/schema/raw/master/csl-citation.json"}</w:instrText>
      </w:r>
      <w:r w:rsidRPr="00B36F30">
        <w:rPr>
          <w:rFonts w:ascii="Times New Roman" w:eastAsia="Times New Roman" w:hAnsi="Times New Roman" w:cs="Times New Roman"/>
          <w:sz w:val="24"/>
          <w:szCs w:val="24"/>
          <w:shd w:val="clear" w:color="auto" w:fill="FFFFFF"/>
        </w:rPr>
        <w:fldChar w:fldCharType="separate"/>
      </w:r>
      <w:r w:rsidR="00AB71FE" w:rsidRPr="00AB71FE">
        <w:rPr>
          <w:rFonts w:ascii="Times New Roman" w:eastAsia="Times New Roman" w:hAnsi="Times New Roman" w:cs="Times New Roman"/>
          <w:noProof/>
          <w:sz w:val="24"/>
          <w:szCs w:val="24"/>
          <w:shd w:val="clear" w:color="auto" w:fill="FFFFFF"/>
          <w:vertAlign w:val="superscript"/>
        </w:rPr>
        <w:t>20,21</w:t>
      </w:r>
      <w:r w:rsidRPr="00B36F30">
        <w:rPr>
          <w:rFonts w:ascii="Times New Roman" w:eastAsia="Times New Roman" w:hAnsi="Times New Roman" w:cs="Times New Roman"/>
          <w:sz w:val="24"/>
          <w:szCs w:val="24"/>
          <w:shd w:val="clear" w:color="auto" w:fill="FFFFFF"/>
        </w:rPr>
        <w:fldChar w:fldCharType="end"/>
      </w:r>
      <w:r w:rsidR="0018379C" w:rsidRPr="00B36F30">
        <w:rPr>
          <w:rFonts w:ascii="Times New Roman" w:eastAsia="Times New Roman" w:hAnsi="Times New Roman" w:cs="Times New Roman"/>
          <w:sz w:val="24"/>
          <w:szCs w:val="24"/>
          <w:shd w:val="clear" w:color="auto" w:fill="FFFFFF"/>
        </w:rPr>
        <w:t xml:space="preserve">.         </w:t>
      </w:r>
    </w:p>
    <w:p w14:paraId="7A25573B" w14:textId="77777777" w:rsidR="000921AC" w:rsidRPr="00B36F30" w:rsidRDefault="000921AC" w:rsidP="00B36F30">
      <w:pPr>
        <w:spacing w:after="0" w:line="480" w:lineRule="auto"/>
        <w:contextualSpacing/>
        <w:jc w:val="both"/>
        <w:rPr>
          <w:rFonts w:ascii="Times New Roman" w:eastAsia="Times New Roman" w:hAnsi="Times New Roman" w:cs="Times New Roman"/>
          <w:sz w:val="24"/>
          <w:szCs w:val="24"/>
          <w:shd w:val="clear" w:color="auto" w:fill="FFFFFF"/>
        </w:rPr>
      </w:pPr>
    </w:p>
    <w:p w14:paraId="05907124" w14:textId="77777777" w:rsidR="000921AC" w:rsidRPr="00B36F30" w:rsidRDefault="000921AC" w:rsidP="00B36F30">
      <w:pPr>
        <w:spacing w:after="0" w:line="480" w:lineRule="auto"/>
        <w:contextualSpacing/>
        <w:jc w:val="both"/>
        <w:rPr>
          <w:rFonts w:ascii="Times New Roman" w:eastAsia="Times New Roman" w:hAnsi="Times New Roman" w:cs="Times New Roman"/>
          <w:sz w:val="24"/>
          <w:szCs w:val="24"/>
          <w:shd w:val="clear" w:color="auto" w:fill="FFFFFF"/>
        </w:rPr>
      </w:pPr>
    </w:p>
    <w:p w14:paraId="11512B8D" w14:textId="77777777" w:rsidR="000921AC" w:rsidRPr="00B36F30" w:rsidRDefault="000921AC" w:rsidP="00B36F30">
      <w:pPr>
        <w:spacing w:after="0" w:line="480" w:lineRule="auto"/>
        <w:contextualSpacing/>
        <w:jc w:val="both"/>
        <w:rPr>
          <w:rFonts w:ascii="Times New Roman" w:eastAsia="Times New Roman" w:hAnsi="Times New Roman" w:cs="Times New Roman"/>
          <w:sz w:val="24"/>
          <w:szCs w:val="24"/>
          <w:shd w:val="clear" w:color="auto" w:fill="FFFFFF"/>
        </w:rPr>
      </w:pPr>
    </w:p>
    <w:p w14:paraId="72007FE9" w14:textId="77777777" w:rsidR="000921AC" w:rsidRPr="00B36F30" w:rsidRDefault="000921AC" w:rsidP="00B36F30">
      <w:pPr>
        <w:spacing w:after="0" w:line="480" w:lineRule="auto"/>
        <w:contextualSpacing/>
        <w:jc w:val="both"/>
        <w:rPr>
          <w:rFonts w:ascii="Times New Roman" w:eastAsia="Times New Roman" w:hAnsi="Times New Roman" w:cs="Times New Roman"/>
          <w:sz w:val="24"/>
          <w:szCs w:val="24"/>
          <w:shd w:val="clear" w:color="auto" w:fill="FFFFFF"/>
        </w:rPr>
      </w:pPr>
    </w:p>
    <w:p w14:paraId="1837F69F" w14:textId="73F492C3" w:rsidR="000D48BE" w:rsidRDefault="000D48BE">
      <w:pPr>
        <w:rPr>
          <w:ins w:id="196" w:author="Microsoft account" w:date="2021-08-19T16:36:00Z"/>
          <w:rFonts w:ascii="Times New Roman" w:eastAsia="Times New Roman" w:hAnsi="Times New Roman" w:cs="Times New Roman"/>
          <w:sz w:val="24"/>
          <w:szCs w:val="24"/>
          <w:shd w:val="clear" w:color="auto" w:fill="FFFFFF"/>
        </w:rPr>
      </w:pPr>
      <w:ins w:id="197" w:author="Microsoft account" w:date="2021-08-19T16:36:00Z">
        <w:r>
          <w:rPr>
            <w:rFonts w:ascii="Times New Roman" w:eastAsia="Times New Roman" w:hAnsi="Times New Roman" w:cs="Times New Roman"/>
            <w:sz w:val="24"/>
            <w:szCs w:val="24"/>
            <w:shd w:val="clear" w:color="auto" w:fill="FFFFFF"/>
          </w:rPr>
          <w:br w:type="page"/>
        </w:r>
      </w:ins>
    </w:p>
    <w:p w14:paraId="08AF42AC" w14:textId="469D6F77" w:rsidR="000921AC" w:rsidRPr="00B36F30" w:rsidDel="000D48BE" w:rsidRDefault="000921AC" w:rsidP="00B36F30">
      <w:pPr>
        <w:spacing w:after="0" w:line="480" w:lineRule="auto"/>
        <w:contextualSpacing/>
        <w:jc w:val="both"/>
        <w:rPr>
          <w:del w:id="198" w:author="Microsoft account" w:date="2021-08-19T16:36:00Z"/>
          <w:rFonts w:ascii="Times New Roman" w:eastAsia="Times New Roman" w:hAnsi="Times New Roman" w:cs="Times New Roman"/>
          <w:sz w:val="24"/>
          <w:szCs w:val="24"/>
          <w:shd w:val="clear" w:color="auto" w:fill="FFFFFF"/>
        </w:rPr>
      </w:pPr>
    </w:p>
    <w:p w14:paraId="35FCF7AC" w14:textId="2561AE60" w:rsidR="000921AC" w:rsidRPr="00B36F30" w:rsidDel="000D48BE" w:rsidRDefault="000921AC" w:rsidP="00B36F30">
      <w:pPr>
        <w:spacing w:after="0" w:line="480" w:lineRule="auto"/>
        <w:contextualSpacing/>
        <w:jc w:val="both"/>
        <w:rPr>
          <w:moveFrom w:id="199" w:author="Microsoft account" w:date="2021-08-19T16:38:00Z"/>
          <w:rFonts w:ascii="Times New Roman" w:eastAsia="Times New Roman" w:hAnsi="Times New Roman" w:cs="Times New Roman"/>
          <w:sz w:val="24"/>
          <w:szCs w:val="24"/>
          <w:shd w:val="clear" w:color="auto" w:fill="FFFFFF"/>
        </w:rPr>
      </w:pPr>
      <w:moveFromRangeStart w:id="200" w:author="Microsoft account" w:date="2021-08-19T16:38:00Z" w:name="move80283547"/>
    </w:p>
    <w:p w14:paraId="1FCF53E0" w14:textId="2F6B5079" w:rsidR="000921AC" w:rsidRPr="00B36F30" w:rsidDel="000D48BE" w:rsidRDefault="000921AC" w:rsidP="00B36F30">
      <w:pPr>
        <w:spacing w:after="0" w:line="480" w:lineRule="auto"/>
        <w:contextualSpacing/>
        <w:jc w:val="both"/>
        <w:rPr>
          <w:moveFrom w:id="201" w:author="Microsoft account" w:date="2021-08-19T16:38:00Z"/>
          <w:rFonts w:ascii="Times New Roman" w:eastAsia="Times New Roman" w:hAnsi="Times New Roman" w:cs="Times New Roman"/>
          <w:sz w:val="24"/>
          <w:szCs w:val="24"/>
          <w:shd w:val="clear" w:color="auto" w:fill="FFFFFF"/>
        </w:rPr>
      </w:pPr>
    </w:p>
    <w:p w14:paraId="21753B8D" w14:textId="32B8B187" w:rsidR="0018379C" w:rsidRPr="00B36F30" w:rsidDel="000D48BE" w:rsidRDefault="000921AC" w:rsidP="00B36F30">
      <w:pPr>
        <w:spacing w:after="0" w:line="480" w:lineRule="auto"/>
        <w:contextualSpacing/>
        <w:jc w:val="both"/>
        <w:rPr>
          <w:moveFrom w:id="202" w:author="Microsoft account" w:date="2021-08-19T16:38:00Z"/>
          <w:rFonts w:ascii="Times New Roman" w:eastAsia="Times New Roman" w:hAnsi="Times New Roman" w:cs="Times New Roman"/>
          <w:sz w:val="24"/>
          <w:szCs w:val="24"/>
          <w:shd w:val="clear" w:color="auto" w:fill="FFFFFF"/>
        </w:rPr>
      </w:pPr>
      <w:moveFrom w:id="203" w:author="Microsoft account" w:date="2021-08-19T16:38:00Z">
        <w:r w:rsidRPr="00B36F30" w:rsidDel="000D48BE">
          <w:rPr>
            <w:rFonts w:ascii="Times New Roman" w:hAnsi="Times New Roman" w:cs="Times New Roman"/>
            <w:noProof/>
            <w:color w:val="000000"/>
            <w:sz w:val="24"/>
            <w:szCs w:val="24"/>
          </w:rPr>
          <mc:AlternateContent>
            <mc:Choice Requires="wps">
              <w:drawing>
                <wp:anchor distT="0" distB="0" distL="114300" distR="114300" simplePos="0" relativeHeight="251673600" behindDoc="0" locked="0" layoutInCell="1" allowOverlap="1" wp14:anchorId="230B129B" wp14:editId="2939A50E">
                  <wp:simplePos x="0" y="0"/>
                  <wp:positionH relativeFrom="column">
                    <wp:posOffset>1485265</wp:posOffset>
                  </wp:positionH>
                  <wp:positionV relativeFrom="paragraph">
                    <wp:posOffset>-13628</wp:posOffset>
                  </wp:positionV>
                  <wp:extent cx="3080385" cy="685800"/>
                  <wp:effectExtent l="0" t="0" r="24765" b="19050"/>
                  <wp:wrapNone/>
                  <wp:docPr id="4" name="Text Box 4"/>
                  <wp:cNvGraphicFramePr/>
                  <a:graphic xmlns:a="http://schemas.openxmlformats.org/drawingml/2006/main">
                    <a:graphicData uri="http://schemas.microsoft.com/office/word/2010/wordprocessingShape">
                      <wps:wsp>
                        <wps:cNvSpPr txBox="1"/>
                        <wps:spPr>
                          <a:xfrm>
                            <a:off x="0" y="0"/>
                            <a:ext cx="3080385" cy="685800"/>
                          </a:xfrm>
                          <a:prstGeom prst="rect">
                            <a:avLst/>
                          </a:prstGeom>
                          <a:solidFill>
                            <a:schemeClr val="lt1"/>
                          </a:solidFill>
                          <a:ln w="6350">
                            <a:solidFill>
                              <a:prstClr val="black"/>
                            </a:solidFill>
                          </a:ln>
                        </wps:spPr>
                        <wps:txbx>
                          <w:txbxContent>
                            <w:p w14:paraId="1F20D74B" w14:textId="77777777" w:rsidR="005E0887" w:rsidRPr="00D075A2" w:rsidRDefault="005E0887" w:rsidP="000921AC">
                              <w:pPr>
                                <w:spacing w:after="0"/>
                                <w:jc w:val="center"/>
                                <w:rPr>
                                  <w:rFonts w:ascii="Times New Roman" w:hAnsi="Times New Roman" w:cs="Times New Roman"/>
                                  <w:sz w:val="24"/>
                                  <w:szCs w:val="24"/>
                                </w:rPr>
                              </w:pPr>
                              <w:r w:rsidRPr="00D075A2">
                                <w:rPr>
                                  <w:rFonts w:ascii="Times New Roman" w:hAnsi="Times New Roman" w:cs="Times New Roman"/>
                                  <w:sz w:val="24"/>
                                  <w:szCs w:val="24"/>
                                </w:rPr>
                                <w:t>Total number of interviewed households were</w:t>
                              </w:r>
                            </w:p>
                            <w:p w14:paraId="49F0165D" w14:textId="77777777" w:rsidR="005E0887" w:rsidRPr="00D075A2" w:rsidRDefault="005E0887" w:rsidP="000921AC">
                              <w:pPr>
                                <w:spacing w:after="0"/>
                                <w:jc w:val="center"/>
                                <w:rPr>
                                  <w:rFonts w:ascii="Times New Roman" w:hAnsi="Times New Roman" w:cs="Times New Roman"/>
                                  <w:sz w:val="24"/>
                                  <w:szCs w:val="24"/>
                                </w:rPr>
                              </w:pPr>
                              <w:r>
                                <w:rPr>
                                  <w:rFonts w:ascii="Times New Roman" w:hAnsi="Times New Roman" w:cs="Times New Roman"/>
                                  <w:sz w:val="24"/>
                                  <w:szCs w:val="24"/>
                                </w:rPr>
                                <w:t>MICS 2006: 78260, 2012: 59599</w:t>
                              </w:r>
                              <w:r w:rsidRPr="00D075A2">
                                <w:rPr>
                                  <w:rFonts w:ascii="Times New Roman" w:hAnsi="Times New Roman" w:cs="Times New Roman"/>
                                  <w:sz w:val="24"/>
                                  <w:szCs w:val="24"/>
                                </w:rPr>
                                <w:t xml:space="preserve"> &amp; </w:t>
                              </w:r>
                              <w:r>
                                <w:rPr>
                                  <w:rFonts w:ascii="Times New Roman" w:hAnsi="Times New Roman" w:cs="Times New Roman"/>
                                  <w:sz w:val="24"/>
                                  <w:szCs w:val="24"/>
                                </w:rPr>
                                <w:t>2019: 68709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0B129B" id="_x0000_t202" coordsize="21600,21600" o:spt="202" path="m,l,21600r21600,l21600,xe">
                  <v:stroke joinstyle="miter"/>
                  <v:path gradientshapeok="t" o:connecttype="rect"/>
                </v:shapetype>
                <v:shape id="Text Box 4" o:spid="_x0000_s1026" type="#_x0000_t202" style="position:absolute;left:0;text-align:left;margin-left:116.95pt;margin-top:-1.05pt;width:242.55pt;height:5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" fillcolor="white [3201]" strokeweight=".5pt">
                  <v:textbox>
                    <w:txbxContent>
                      <w:p w14:paraId="1F20D74B" w14:textId="77777777" w:rsidR="005E0887" w:rsidRPr="00D075A2" w:rsidRDefault="005E0887" w:rsidP="000921AC">
                        <w:pPr>
                          <w:spacing w:after="0"/>
                          <w:jc w:val="center"/>
                          <w:rPr>
                            <w:rFonts w:ascii="Times New Roman" w:hAnsi="Times New Roman" w:cs="Times New Roman"/>
                            <w:sz w:val="24"/>
                            <w:szCs w:val="24"/>
                          </w:rPr>
                        </w:pPr>
                        <w:r w:rsidRPr="00D075A2">
                          <w:rPr>
                            <w:rFonts w:ascii="Times New Roman" w:hAnsi="Times New Roman" w:cs="Times New Roman"/>
                            <w:sz w:val="24"/>
                            <w:szCs w:val="24"/>
                          </w:rPr>
                          <w:t>Total number of interviewed households were</w:t>
                        </w:r>
                      </w:p>
                      <w:p w14:paraId="49F0165D" w14:textId="77777777" w:rsidR="005E0887" w:rsidRPr="00D075A2" w:rsidRDefault="005E0887" w:rsidP="000921AC">
                        <w:pPr>
                          <w:spacing w:after="0"/>
                          <w:jc w:val="center"/>
                          <w:rPr>
                            <w:rFonts w:ascii="Times New Roman" w:hAnsi="Times New Roman" w:cs="Times New Roman"/>
                            <w:sz w:val="24"/>
                            <w:szCs w:val="24"/>
                          </w:rPr>
                        </w:pPr>
                        <w:r>
                          <w:rPr>
                            <w:rFonts w:ascii="Times New Roman" w:hAnsi="Times New Roman" w:cs="Times New Roman"/>
                            <w:sz w:val="24"/>
                            <w:szCs w:val="24"/>
                          </w:rPr>
                          <w:t>MICS 2006: 78260, 2012: 59599</w:t>
                        </w:r>
                        <w:r w:rsidRPr="00D075A2">
                          <w:rPr>
                            <w:rFonts w:ascii="Times New Roman" w:hAnsi="Times New Roman" w:cs="Times New Roman"/>
                            <w:sz w:val="24"/>
                            <w:szCs w:val="24"/>
                          </w:rPr>
                          <w:t xml:space="preserve"> &amp; </w:t>
                        </w:r>
                        <w:r>
                          <w:rPr>
                            <w:rFonts w:ascii="Times New Roman" w:hAnsi="Times New Roman" w:cs="Times New Roman"/>
                            <w:sz w:val="24"/>
                            <w:szCs w:val="24"/>
                          </w:rPr>
                          <w:t>2019: 68709</w:t>
                        </w:r>
                      </w:p>
                    </w:txbxContent>
                  </v:textbox>
                </v:shape>
              </w:pict>
            </mc:Fallback>
          </mc:AlternateContent>
        </w:r>
        <w:r w:rsidR="0018379C" w:rsidRPr="00B36F30" w:rsidDel="000D48BE">
          <w:rPr>
            <w:rFonts w:ascii="Times New Roman" w:eastAsia="Times New Roman" w:hAnsi="Times New Roman" w:cs="Times New Roman"/>
            <w:sz w:val="24"/>
            <w:szCs w:val="24"/>
            <w:shd w:val="clear" w:color="auto" w:fill="FFFFFF"/>
          </w:rPr>
          <w:t xml:space="preserve">         </w:t>
        </w:r>
      </w:moveFrom>
    </w:p>
    <w:p w14:paraId="53C974AB" w14:textId="61B0A981" w:rsidR="00D075A2" w:rsidRPr="00B36F30" w:rsidDel="000D48BE" w:rsidRDefault="009F1A39" w:rsidP="00B36F30">
      <w:pPr>
        <w:spacing w:after="0" w:line="480" w:lineRule="auto"/>
        <w:contextualSpacing/>
        <w:jc w:val="both"/>
        <w:rPr>
          <w:moveFrom w:id="204" w:author="Microsoft account" w:date="2021-08-19T16:38:00Z"/>
          <w:rFonts w:ascii="Times New Roman" w:hAnsi="Times New Roman" w:cs="Times New Roman"/>
          <w:color w:val="000000"/>
          <w:sz w:val="24"/>
          <w:szCs w:val="24"/>
        </w:rPr>
      </w:pPr>
      <w:moveFrom w:id="205" w:author="Microsoft account" w:date="2021-08-19T16:38:00Z">
        <w:r w:rsidRPr="00B36F30" w:rsidDel="000D48BE">
          <w:rPr>
            <w:rFonts w:ascii="Times New Roman" w:hAnsi="Times New Roman" w:cs="Times New Roman"/>
            <w:noProof/>
            <w:color w:val="000000"/>
            <w:sz w:val="24"/>
            <w:szCs w:val="24"/>
          </w:rPr>
          <mc:AlternateContent>
            <mc:Choice Requires="wps">
              <w:drawing>
                <wp:anchor distT="0" distB="0" distL="114300" distR="114300" simplePos="0" relativeHeight="251664384" behindDoc="0" locked="0" layoutInCell="1" allowOverlap="1" wp14:anchorId="7DE71D34" wp14:editId="3A77F2E2">
                  <wp:simplePos x="0" y="0"/>
                  <wp:positionH relativeFrom="column">
                    <wp:posOffset>3082339</wp:posOffset>
                  </wp:positionH>
                  <wp:positionV relativeFrom="paragraph">
                    <wp:posOffset>323215</wp:posOffset>
                  </wp:positionV>
                  <wp:extent cx="0" cy="438150"/>
                  <wp:effectExtent l="76200" t="0" r="57150" b="57150"/>
                  <wp:wrapNone/>
                  <wp:docPr id="11" name="Straight Arrow Connector 11"/>
                  <wp:cNvGraphicFramePr/>
                  <a:graphic xmlns:a="http://schemas.openxmlformats.org/drawingml/2006/main">
                    <a:graphicData uri="http://schemas.microsoft.com/office/word/2010/wordprocessingShape">
                      <wps:wsp>
                        <wps:cNvCnPr/>
                        <wps:spPr>
                          <a:xfrm>
                            <a:off x="0" y="0"/>
                            <a:ext cx="0" cy="4381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955E0AE" id="_x0000_t32" coordsize="21600,21600" o:spt="32" o:oned="t" path="m,l21600,21600e" filled="f">
                  <v:path arrowok="t" fillok="f" o:connecttype="none"/>
                  <o:lock v:ext="edit" shapetype="t"/>
                </v:shapetype>
                <v:shape id="Straight Arrow Connector 11" o:spid="_x0000_s1026" type="#_x0000_t32" style="position:absolute;margin-left:242.7pt;margin-top:25.45pt;width:0;height:3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" strokecolor="black [3213]" strokeweight=".5pt">
                  <v:stroke endarrow="block" joinstyle="miter"/>
                </v:shape>
              </w:pict>
            </mc:Fallback>
          </mc:AlternateContent>
        </w:r>
      </w:moveFrom>
    </w:p>
    <w:p w14:paraId="1175B05F" w14:textId="345B89F2" w:rsidR="004A3A6E" w:rsidRPr="00B36F30" w:rsidDel="000D48BE" w:rsidRDefault="000C3167" w:rsidP="00B36F30">
      <w:pPr>
        <w:spacing w:after="0" w:line="480" w:lineRule="auto"/>
        <w:contextualSpacing/>
        <w:jc w:val="both"/>
        <w:rPr>
          <w:moveFrom w:id="206" w:author="Microsoft account" w:date="2021-08-19T16:38:00Z"/>
          <w:rFonts w:ascii="Times New Roman" w:hAnsi="Times New Roman" w:cs="Times New Roman"/>
          <w:color w:val="000000"/>
          <w:sz w:val="24"/>
          <w:szCs w:val="24"/>
        </w:rPr>
      </w:pPr>
      <w:commentRangeStart w:id="207"/>
      <w:commentRangeStart w:id="208"/>
      <w:commentRangeEnd w:id="207"/>
      <w:moveFrom w:id="209" w:author="Microsoft account" w:date="2021-08-19T16:38:00Z">
        <w:r w:rsidDel="000D48BE">
          <w:rPr>
            <w:rStyle w:val="CommentReference"/>
            <w:lang w:val="en-GB"/>
          </w:rPr>
          <w:commentReference w:id="207"/>
        </w:r>
        <w:commentRangeEnd w:id="208"/>
        <w:r w:rsidR="000D48BE" w:rsidDel="000D48BE">
          <w:rPr>
            <w:rStyle w:val="CommentReference"/>
            <w:lang w:val="en-GB"/>
          </w:rPr>
          <w:commentReference w:id="208"/>
        </w:r>
      </w:moveFrom>
    </w:p>
    <w:p w14:paraId="3E11569E" w14:textId="2AA0F6D3" w:rsidR="00D075A2" w:rsidRPr="00B36F30" w:rsidDel="000D48BE" w:rsidRDefault="00D075A2" w:rsidP="00B36F30">
      <w:pPr>
        <w:spacing w:after="0" w:line="480" w:lineRule="auto"/>
        <w:contextualSpacing/>
        <w:jc w:val="both"/>
        <w:rPr>
          <w:moveFrom w:id="210" w:author="Microsoft account" w:date="2021-08-19T16:38:00Z"/>
          <w:rFonts w:ascii="Times New Roman" w:hAnsi="Times New Roman" w:cs="Times New Roman"/>
          <w:color w:val="000000"/>
          <w:sz w:val="24"/>
          <w:szCs w:val="24"/>
        </w:rPr>
      </w:pPr>
      <w:moveFrom w:id="211" w:author="Microsoft account" w:date="2021-08-19T16:38:00Z">
        <w:r w:rsidRPr="00B36F30" w:rsidDel="000D48BE">
          <w:rPr>
            <w:rFonts w:ascii="Times New Roman" w:hAnsi="Times New Roman" w:cs="Times New Roman"/>
            <w:noProof/>
            <w:color w:val="000000"/>
            <w:sz w:val="24"/>
            <w:szCs w:val="24"/>
          </w:rPr>
          <mc:AlternateContent>
            <mc:Choice Requires="wps">
              <w:drawing>
                <wp:anchor distT="0" distB="0" distL="114300" distR="114300" simplePos="0" relativeHeight="251660288" behindDoc="0" locked="0" layoutInCell="1" allowOverlap="1" wp14:anchorId="24C19880" wp14:editId="415E7BA8">
                  <wp:simplePos x="0" y="0"/>
                  <wp:positionH relativeFrom="column">
                    <wp:posOffset>1359674</wp:posOffset>
                  </wp:positionH>
                  <wp:positionV relativeFrom="paragraph">
                    <wp:posOffset>19216</wp:posOffset>
                  </wp:positionV>
                  <wp:extent cx="3207606" cy="728731"/>
                  <wp:effectExtent l="0" t="0" r="12065" b="14605"/>
                  <wp:wrapNone/>
                  <wp:docPr id="5" name="Text Box 5"/>
                  <wp:cNvGraphicFramePr/>
                  <a:graphic xmlns:a="http://schemas.openxmlformats.org/drawingml/2006/main">
                    <a:graphicData uri="http://schemas.microsoft.com/office/word/2010/wordprocessingShape">
                      <wps:wsp>
                        <wps:cNvSpPr txBox="1"/>
                        <wps:spPr>
                          <a:xfrm>
                            <a:off x="0" y="0"/>
                            <a:ext cx="3207606" cy="728731"/>
                          </a:xfrm>
                          <a:prstGeom prst="rect">
                            <a:avLst/>
                          </a:prstGeom>
                          <a:solidFill>
                            <a:schemeClr val="lt1"/>
                          </a:solidFill>
                          <a:ln w="6350">
                            <a:solidFill>
                              <a:prstClr val="black"/>
                            </a:solidFill>
                          </a:ln>
                        </wps:spPr>
                        <wps:txbx>
                          <w:txbxContent>
                            <w:p w14:paraId="51965E43" w14:textId="1EA139AF" w:rsidR="005E0887" w:rsidRPr="0040429E" w:rsidRDefault="005E0887" w:rsidP="00D16645">
                              <w:pPr>
                                <w:spacing w:after="0"/>
                                <w:jc w:val="center"/>
                                <w:rPr>
                                  <w:rFonts w:ascii="Times New Roman" w:hAnsi="Times New Roman" w:cs="Times New Roman"/>
                                  <w:sz w:val="24"/>
                                  <w:szCs w:val="24"/>
                                </w:rPr>
                              </w:pPr>
                              <w:r>
                                <w:rPr>
                                  <w:rFonts w:ascii="Times New Roman" w:hAnsi="Times New Roman" w:cs="Times New Roman"/>
                                  <w:sz w:val="24"/>
                                  <w:szCs w:val="24"/>
                                </w:rPr>
                                <w:t>Total number of married women were selected from MICS 2006, 2012</w:t>
                              </w:r>
                              <w:r w:rsidRPr="005F17D7">
                                <w:rPr>
                                  <w:rFonts w:ascii="Times New Roman" w:hAnsi="Times New Roman" w:cs="Times New Roman"/>
                                  <w:sz w:val="24"/>
                                  <w:szCs w:val="24"/>
                                </w:rPr>
                                <w:t xml:space="preserve"> &amp; </w:t>
                              </w:r>
                              <w:r w:rsidRPr="0040429E">
                                <w:rPr>
                                  <w:rFonts w:ascii="Times New Roman" w:hAnsi="Times New Roman" w:cs="Times New Roman"/>
                                  <w:sz w:val="24"/>
                                  <w:szCs w:val="24"/>
                                </w:rPr>
                                <w:t>2019.</w:t>
                              </w:r>
                            </w:p>
                            <w:p w14:paraId="10AB113A" w14:textId="20C9FDCD" w:rsidR="005E0887" w:rsidRPr="0040429E" w:rsidRDefault="005E0887" w:rsidP="00D16645">
                              <w:pPr>
                                <w:spacing w:after="0"/>
                                <w:jc w:val="center"/>
                                <w:rPr>
                                  <w:rFonts w:ascii="Times New Roman" w:hAnsi="Times New Roman" w:cs="Times New Roman"/>
                                  <w:sz w:val="24"/>
                                  <w:szCs w:val="24"/>
                                </w:rPr>
                              </w:pPr>
                              <w:r w:rsidRPr="0040429E">
                                <w:rPr>
                                  <w:rFonts w:ascii="Times New Roman" w:hAnsi="Times New Roman" w:cs="Times New Roman"/>
                                  <w:sz w:val="24"/>
                                  <w:szCs w:val="24"/>
                                </w:rPr>
                                <w:t>N</w:t>
                              </w:r>
                              <w:r>
                                <w:rPr>
                                  <w:rFonts w:ascii="Times New Roman" w:hAnsi="Times New Roman" w:cs="Times New Roman"/>
                                  <w:sz w:val="24"/>
                                  <w:szCs w:val="24"/>
                                  <w:vertAlign w:val="subscript"/>
                                </w:rPr>
                                <w:t>1</w:t>
                              </w:r>
                              <w:r>
                                <w:rPr>
                                  <w:rFonts w:ascii="Times New Roman" w:hAnsi="Times New Roman" w:cs="Times New Roman"/>
                                  <w:sz w:val="24"/>
                                  <w:szCs w:val="24"/>
                                </w:rPr>
                                <w:t xml:space="preserve"> = 54830, </w:t>
                              </w:r>
                              <w:r w:rsidRPr="0040429E">
                                <w:rPr>
                                  <w:rFonts w:ascii="Times New Roman" w:hAnsi="Times New Roman" w:cs="Times New Roman"/>
                                  <w:sz w:val="24"/>
                                  <w:szCs w:val="24"/>
                                </w:rPr>
                                <w:t>N</w:t>
                              </w:r>
                              <w:r>
                                <w:rPr>
                                  <w:rFonts w:ascii="Times New Roman" w:hAnsi="Times New Roman" w:cs="Times New Roman"/>
                                  <w:sz w:val="24"/>
                                  <w:szCs w:val="24"/>
                                  <w:vertAlign w:val="subscript"/>
                                </w:rPr>
                                <w:t>2</w:t>
                              </w:r>
                              <w:r>
                                <w:rPr>
                                  <w:rFonts w:ascii="Times New Roman" w:hAnsi="Times New Roman" w:cs="Times New Roman"/>
                                  <w:sz w:val="24"/>
                                  <w:szCs w:val="24"/>
                                </w:rPr>
                                <w:t xml:space="preserve"> = 42389</w:t>
                              </w:r>
                              <w:r w:rsidRPr="0040429E">
                                <w:rPr>
                                  <w:rFonts w:ascii="Times New Roman" w:hAnsi="Times New Roman" w:cs="Times New Roman"/>
                                  <w:sz w:val="24"/>
                                  <w:szCs w:val="24"/>
                                </w:rPr>
                                <w:t xml:space="preserve"> &amp; N</w:t>
                              </w:r>
                              <w:ins w:id="212" w:author="Microsoft account" w:date="2021-08-19T16:37:00Z">
                                <w:r>
                                  <w:rPr>
                                    <w:rFonts w:ascii="Times New Roman" w:hAnsi="Times New Roman" w:cs="Times New Roman"/>
                                    <w:sz w:val="24"/>
                                    <w:szCs w:val="24"/>
                                    <w:vertAlign w:val="subscript"/>
                                  </w:rPr>
                                  <w:t>3</w:t>
                                </w:r>
                              </w:ins>
                              <w:del w:id="213" w:author="Microsoft account" w:date="2021-08-19T16:37:00Z">
                                <w:r w:rsidRPr="0040429E" w:rsidDel="000D48BE">
                                  <w:rPr>
                                    <w:rFonts w:ascii="Times New Roman" w:hAnsi="Times New Roman" w:cs="Times New Roman"/>
                                    <w:sz w:val="24"/>
                                    <w:szCs w:val="24"/>
                                    <w:vertAlign w:val="subscript"/>
                                  </w:rPr>
                                  <w:delText>2</w:delText>
                                </w:r>
                              </w:del>
                              <w:r>
                                <w:rPr>
                                  <w:rFonts w:ascii="Times New Roman" w:hAnsi="Times New Roman" w:cs="Times New Roman"/>
                                  <w:sz w:val="24"/>
                                  <w:szCs w:val="24"/>
                                </w:rPr>
                                <w:t xml:space="preserve"> = 51426</w:t>
                              </w:r>
                            </w:p>
                            <w:p w14:paraId="0DC08C3B" w14:textId="77777777" w:rsidR="005E0887" w:rsidRPr="001B6E2F" w:rsidRDefault="005E0887" w:rsidP="00D075A2">
                              <w:r>
                                <w:rPr>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C19880" id="Text Box 5" o:spid="_x0000_s1027" type="#_x0000_t202" style="position:absolute;left:0;text-align:left;margin-left:107.05pt;margin-top:1.5pt;width:252.55pt;height:57.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" fillcolor="white [3201]" strokeweight=".5pt">
                  <v:textbox>
                    <w:txbxContent>
                      <w:p w14:paraId="51965E43" w14:textId="1EA139AF" w:rsidR="005E0887" w:rsidRPr="0040429E" w:rsidRDefault="005E0887" w:rsidP="00D16645">
                        <w:pPr>
                          <w:spacing w:after="0"/>
                          <w:jc w:val="center"/>
                          <w:rPr>
                            <w:rFonts w:ascii="Times New Roman" w:hAnsi="Times New Roman" w:cs="Times New Roman"/>
                            <w:sz w:val="24"/>
                            <w:szCs w:val="24"/>
                          </w:rPr>
                        </w:pPr>
                        <w:r>
                          <w:rPr>
                            <w:rFonts w:ascii="Times New Roman" w:hAnsi="Times New Roman" w:cs="Times New Roman"/>
                            <w:sz w:val="24"/>
                            <w:szCs w:val="24"/>
                          </w:rPr>
                          <w:t>Total number of married women were selected from MICS 2006, 2012</w:t>
                        </w:r>
                        <w:r w:rsidRPr="005F17D7">
                          <w:rPr>
                            <w:rFonts w:ascii="Times New Roman" w:hAnsi="Times New Roman" w:cs="Times New Roman"/>
                            <w:sz w:val="24"/>
                            <w:szCs w:val="24"/>
                          </w:rPr>
                          <w:t xml:space="preserve"> &amp; </w:t>
                        </w:r>
                        <w:r w:rsidRPr="0040429E">
                          <w:rPr>
                            <w:rFonts w:ascii="Times New Roman" w:hAnsi="Times New Roman" w:cs="Times New Roman"/>
                            <w:sz w:val="24"/>
                            <w:szCs w:val="24"/>
                          </w:rPr>
                          <w:t>2019.</w:t>
                        </w:r>
                      </w:p>
                      <w:p w14:paraId="10AB113A" w14:textId="20C9FDCD" w:rsidR="005E0887" w:rsidRPr="0040429E" w:rsidRDefault="005E0887" w:rsidP="00D16645">
                        <w:pPr>
                          <w:spacing w:after="0"/>
                          <w:jc w:val="center"/>
                          <w:rPr>
                            <w:rFonts w:ascii="Times New Roman" w:hAnsi="Times New Roman" w:cs="Times New Roman"/>
                            <w:sz w:val="24"/>
                            <w:szCs w:val="24"/>
                          </w:rPr>
                        </w:pPr>
                        <w:r w:rsidRPr="0040429E">
                          <w:rPr>
                            <w:rFonts w:ascii="Times New Roman" w:hAnsi="Times New Roman" w:cs="Times New Roman"/>
                            <w:sz w:val="24"/>
                            <w:szCs w:val="24"/>
                          </w:rPr>
                          <w:t>N</w:t>
                        </w:r>
                        <w:r>
                          <w:rPr>
                            <w:rFonts w:ascii="Times New Roman" w:hAnsi="Times New Roman" w:cs="Times New Roman"/>
                            <w:sz w:val="24"/>
                            <w:szCs w:val="24"/>
                            <w:vertAlign w:val="subscript"/>
                          </w:rPr>
                          <w:t>1</w:t>
                        </w:r>
                        <w:r>
                          <w:rPr>
                            <w:rFonts w:ascii="Times New Roman" w:hAnsi="Times New Roman" w:cs="Times New Roman"/>
                            <w:sz w:val="24"/>
                            <w:szCs w:val="24"/>
                          </w:rPr>
                          <w:t xml:space="preserve"> = 54830, </w:t>
                        </w:r>
                        <w:r w:rsidRPr="0040429E">
                          <w:rPr>
                            <w:rFonts w:ascii="Times New Roman" w:hAnsi="Times New Roman" w:cs="Times New Roman"/>
                            <w:sz w:val="24"/>
                            <w:szCs w:val="24"/>
                          </w:rPr>
                          <w:t>N</w:t>
                        </w:r>
                        <w:r>
                          <w:rPr>
                            <w:rFonts w:ascii="Times New Roman" w:hAnsi="Times New Roman" w:cs="Times New Roman"/>
                            <w:sz w:val="24"/>
                            <w:szCs w:val="24"/>
                            <w:vertAlign w:val="subscript"/>
                          </w:rPr>
                          <w:t>2</w:t>
                        </w:r>
                        <w:r>
                          <w:rPr>
                            <w:rFonts w:ascii="Times New Roman" w:hAnsi="Times New Roman" w:cs="Times New Roman"/>
                            <w:sz w:val="24"/>
                            <w:szCs w:val="24"/>
                          </w:rPr>
                          <w:t xml:space="preserve"> = 42389</w:t>
                        </w:r>
                        <w:r w:rsidRPr="0040429E">
                          <w:rPr>
                            <w:rFonts w:ascii="Times New Roman" w:hAnsi="Times New Roman" w:cs="Times New Roman"/>
                            <w:sz w:val="24"/>
                            <w:szCs w:val="24"/>
                          </w:rPr>
                          <w:t xml:space="preserve"> &amp; N</w:t>
                        </w:r>
                        <w:ins w:id="214" w:author="Microsoft account" w:date="2021-08-19T16:37:00Z">
                          <w:r>
                            <w:rPr>
                              <w:rFonts w:ascii="Times New Roman" w:hAnsi="Times New Roman" w:cs="Times New Roman"/>
                              <w:sz w:val="24"/>
                              <w:szCs w:val="24"/>
                              <w:vertAlign w:val="subscript"/>
                            </w:rPr>
                            <w:t>3</w:t>
                          </w:r>
                        </w:ins>
                        <w:del w:id="215" w:author="Microsoft account" w:date="2021-08-19T16:37:00Z">
                          <w:r w:rsidRPr="0040429E" w:rsidDel="000D48BE">
                            <w:rPr>
                              <w:rFonts w:ascii="Times New Roman" w:hAnsi="Times New Roman" w:cs="Times New Roman"/>
                              <w:sz w:val="24"/>
                              <w:szCs w:val="24"/>
                              <w:vertAlign w:val="subscript"/>
                            </w:rPr>
                            <w:delText>2</w:delText>
                          </w:r>
                        </w:del>
                        <w:r>
                          <w:rPr>
                            <w:rFonts w:ascii="Times New Roman" w:hAnsi="Times New Roman" w:cs="Times New Roman"/>
                            <w:sz w:val="24"/>
                            <w:szCs w:val="24"/>
                          </w:rPr>
                          <w:t xml:space="preserve"> = 51426</w:t>
                        </w:r>
                      </w:p>
                      <w:p w14:paraId="0DC08C3B" w14:textId="77777777" w:rsidR="005E0887" w:rsidRPr="001B6E2F" w:rsidRDefault="005E0887" w:rsidP="00D075A2">
                        <w:r>
                          <w:rPr>
                            <w:sz w:val="20"/>
                            <w:szCs w:val="20"/>
                          </w:rPr>
                          <w:t xml:space="preserve"> </w:t>
                        </w:r>
                      </w:p>
                    </w:txbxContent>
                  </v:textbox>
                </v:shape>
              </w:pict>
            </mc:Fallback>
          </mc:AlternateContent>
        </w:r>
      </w:moveFrom>
    </w:p>
    <w:p w14:paraId="6F0E82C7" w14:textId="6614C853" w:rsidR="004A3A6E" w:rsidRPr="00B36F30" w:rsidDel="000D48BE" w:rsidRDefault="004A3A6E" w:rsidP="00B36F30">
      <w:pPr>
        <w:spacing w:after="0" w:line="480" w:lineRule="auto"/>
        <w:contextualSpacing/>
        <w:jc w:val="both"/>
        <w:rPr>
          <w:moveFrom w:id="216" w:author="Microsoft account" w:date="2021-08-19T16:38:00Z"/>
          <w:rFonts w:ascii="Times New Roman" w:hAnsi="Times New Roman" w:cs="Times New Roman"/>
          <w:color w:val="000000"/>
          <w:sz w:val="24"/>
          <w:szCs w:val="24"/>
        </w:rPr>
      </w:pPr>
    </w:p>
    <w:p w14:paraId="7D905A5C" w14:textId="1D3083CC" w:rsidR="00FC6185" w:rsidRPr="00B36F30" w:rsidDel="000D48BE" w:rsidRDefault="003F565E" w:rsidP="00B36F30">
      <w:pPr>
        <w:spacing w:after="0" w:line="480" w:lineRule="auto"/>
        <w:contextualSpacing/>
        <w:jc w:val="both"/>
        <w:rPr>
          <w:moveFrom w:id="217" w:author="Microsoft account" w:date="2021-08-19T16:38:00Z"/>
          <w:rFonts w:ascii="Times New Roman" w:hAnsi="Times New Roman" w:cs="Times New Roman"/>
          <w:color w:val="000000"/>
          <w:sz w:val="24"/>
          <w:szCs w:val="24"/>
        </w:rPr>
      </w:pPr>
      <w:moveFrom w:id="218" w:author="Microsoft account" w:date="2021-08-19T16:38:00Z">
        <w:r w:rsidRPr="00B36F30" w:rsidDel="000D48BE">
          <w:rPr>
            <w:rFonts w:ascii="Times New Roman" w:hAnsi="Times New Roman" w:cs="Times New Roman"/>
            <w:noProof/>
            <w:color w:val="000000"/>
            <w:sz w:val="24"/>
            <w:szCs w:val="24"/>
          </w:rPr>
          <mc:AlternateContent>
            <mc:Choice Requires="wps">
              <w:drawing>
                <wp:anchor distT="0" distB="0" distL="114300" distR="114300" simplePos="0" relativeHeight="251665408" behindDoc="0" locked="0" layoutInCell="1" allowOverlap="1" wp14:anchorId="7FB17586" wp14:editId="0BD789EA">
                  <wp:simplePos x="0" y="0"/>
                  <wp:positionH relativeFrom="column">
                    <wp:posOffset>3080825</wp:posOffset>
                  </wp:positionH>
                  <wp:positionV relativeFrom="paragraph">
                    <wp:posOffset>45378</wp:posOffset>
                  </wp:positionV>
                  <wp:extent cx="0" cy="1143342"/>
                  <wp:effectExtent l="76200" t="0" r="57150" b="57150"/>
                  <wp:wrapNone/>
                  <wp:docPr id="20" name="Straight Arrow Connector 20"/>
                  <wp:cNvGraphicFramePr/>
                  <a:graphic xmlns:a="http://schemas.openxmlformats.org/drawingml/2006/main">
                    <a:graphicData uri="http://schemas.microsoft.com/office/word/2010/wordprocessingShape">
                      <wps:wsp>
                        <wps:cNvCnPr/>
                        <wps:spPr>
                          <a:xfrm>
                            <a:off x="0" y="0"/>
                            <a:ext cx="0" cy="11433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B1761A5" id="Straight Arrow Connector 20" o:spid="_x0000_s1026" type="#_x0000_t32" style="position:absolute;margin-left:242.6pt;margin-top:3.55pt;width:0;height:90.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" strokecolor="black [3200]" strokeweight=".5pt">
                  <v:stroke endarrow="block" joinstyle="miter"/>
                </v:shape>
              </w:pict>
            </mc:Fallback>
          </mc:AlternateContent>
        </w:r>
        <w:r w:rsidRPr="00B36F30" w:rsidDel="000D48BE">
          <w:rPr>
            <w:rFonts w:ascii="Times New Roman" w:hAnsi="Times New Roman" w:cs="Times New Roman"/>
            <w:noProof/>
            <w:color w:val="000000"/>
            <w:sz w:val="24"/>
            <w:szCs w:val="24"/>
          </w:rPr>
          <mc:AlternateContent>
            <mc:Choice Requires="wps">
              <w:drawing>
                <wp:anchor distT="0" distB="0" distL="114300" distR="114300" simplePos="0" relativeHeight="251663360" behindDoc="0" locked="0" layoutInCell="1" allowOverlap="1" wp14:anchorId="41B2FE2A" wp14:editId="029B32B0">
                  <wp:simplePos x="0" y="0"/>
                  <wp:positionH relativeFrom="column">
                    <wp:posOffset>4118024</wp:posOffset>
                  </wp:positionH>
                  <wp:positionV relativeFrom="paragraph">
                    <wp:posOffset>270510</wp:posOffset>
                  </wp:positionV>
                  <wp:extent cx="2513916" cy="684042"/>
                  <wp:effectExtent l="0" t="0" r="20320" b="20955"/>
                  <wp:wrapNone/>
                  <wp:docPr id="8" name="Text Box 8"/>
                  <wp:cNvGraphicFramePr/>
                  <a:graphic xmlns:a="http://schemas.openxmlformats.org/drawingml/2006/main">
                    <a:graphicData uri="http://schemas.microsoft.com/office/word/2010/wordprocessingShape">
                      <wps:wsp>
                        <wps:cNvSpPr txBox="1"/>
                        <wps:spPr>
                          <a:xfrm>
                            <a:off x="0" y="0"/>
                            <a:ext cx="2513916" cy="684042"/>
                          </a:xfrm>
                          <a:prstGeom prst="rect">
                            <a:avLst/>
                          </a:prstGeom>
                          <a:solidFill>
                            <a:schemeClr val="lt1"/>
                          </a:solidFill>
                          <a:ln w="6350">
                            <a:solidFill>
                              <a:prstClr val="black"/>
                            </a:solidFill>
                          </a:ln>
                        </wps:spPr>
                        <wps:txbx>
                          <w:txbxContent>
                            <w:p w14:paraId="0B67D190" w14:textId="7221F1F5" w:rsidR="005E0887" w:rsidRPr="009F1A39" w:rsidRDefault="005E0887" w:rsidP="009F1A39">
                              <w:pPr>
                                <w:spacing w:after="0"/>
                                <w:jc w:val="center"/>
                                <w:rPr>
                                  <w:rFonts w:ascii="Times New Roman" w:hAnsi="Times New Roman" w:cs="Times New Roman"/>
                                  <w:sz w:val="24"/>
                                  <w:szCs w:val="24"/>
                                </w:rPr>
                              </w:pPr>
                              <w:r w:rsidRPr="009F1A39">
                                <w:rPr>
                                  <w:rFonts w:ascii="Times New Roman" w:hAnsi="Times New Roman" w:cs="Times New Roman"/>
                                  <w:sz w:val="24"/>
                                  <w:szCs w:val="24"/>
                                </w:rPr>
                                <w:t>Unmarried women were omitted from all survey data.</w:t>
                              </w:r>
                            </w:p>
                            <w:p w14:paraId="15FEBACD" w14:textId="001A6596" w:rsidR="005E0887" w:rsidRPr="00D16645" w:rsidRDefault="005E0887" w:rsidP="00D16645">
                              <w:pPr>
                                <w:spacing w:after="0"/>
                                <w:jc w:val="center"/>
                                <w:rPr>
                                  <w:rFonts w:ascii="Times New Roman" w:hAnsi="Times New Roman" w:cs="Times New Roman"/>
                                  <w:sz w:val="24"/>
                                  <w:szCs w:val="24"/>
                                </w:rPr>
                              </w:pPr>
                              <w:r w:rsidRPr="009F1A39">
                                <w:rPr>
                                  <w:rFonts w:ascii="Times New Roman" w:hAnsi="Times New Roman" w:cs="Times New Roman"/>
                                  <w:sz w:val="24"/>
                                  <w:szCs w:val="24"/>
                                </w:rPr>
                                <w:t>n</w:t>
                              </w:r>
                              <w:r w:rsidRPr="009F1A39">
                                <w:rPr>
                                  <w:rFonts w:ascii="Times New Roman" w:hAnsi="Times New Roman" w:cs="Times New Roman"/>
                                  <w:sz w:val="24"/>
                                  <w:szCs w:val="24"/>
                                  <w:vertAlign w:val="subscript"/>
                                </w:rPr>
                                <w:t>1</w:t>
                              </w:r>
                              <w:r>
                                <w:rPr>
                                  <w:rFonts w:ascii="Times New Roman" w:hAnsi="Times New Roman" w:cs="Times New Roman"/>
                                  <w:sz w:val="24"/>
                                  <w:szCs w:val="24"/>
                                </w:rPr>
                                <w:t xml:space="preserve"> = 23430</w:t>
                              </w:r>
                              <w:r w:rsidRPr="009F1A39">
                                <w:rPr>
                                  <w:rFonts w:ascii="Times New Roman" w:hAnsi="Times New Roman" w:cs="Times New Roman"/>
                                  <w:sz w:val="24"/>
                                  <w:szCs w:val="24"/>
                                </w:rPr>
                                <w:t>, n</w:t>
                              </w:r>
                              <w:r w:rsidRPr="009F1A39">
                                <w:rPr>
                                  <w:rFonts w:ascii="Times New Roman" w:hAnsi="Times New Roman" w:cs="Times New Roman"/>
                                  <w:sz w:val="24"/>
                                  <w:szCs w:val="24"/>
                                  <w:vertAlign w:val="subscript"/>
                                </w:rPr>
                                <w:t>2</w:t>
                              </w:r>
                              <w:r>
                                <w:rPr>
                                  <w:rFonts w:ascii="Times New Roman" w:hAnsi="Times New Roman" w:cs="Times New Roman"/>
                                  <w:sz w:val="24"/>
                                  <w:szCs w:val="24"/>
                                </w:rPr>
                                <w:t xml:space="preserve"> = 17210</w:t>
                              </w:r>
                              <w:r w:rsidRPr="009F1A39">
                                <w:rPr>
                                  <w:rFonts w:ascii="Times New Roman" w:hAnsi="Times New Roman" w:cs="Times New Roman"/>
                                  <w:sz w:val="24"/>
                                  <w:szCs w:val="24"/>
                                </w:rPr>
                                <w:t xml:space="preserve"> &amp; n</w:t>
                              </w:r>
                              <w:ins w:id="219" w:author="Microsoft account" w:date="2021-08-19T16:37:00Z">
                                <w:r>
                                  <w:rPr>
                                    <w:rFonts w:ascii="Times New Roman" w:hAnsi="Times New Roman" w:cs="Times New Roman"/>
                                    <w:sz w:val="24"/>
                                    <w:szCs w:val="24"/>
                                    <w:vertAlign w:val="subscript"/>
                                  </w:rPr>
                                  <w:t>3</w:t>
                                </w:r>
                              </w:ins>
                              <w:del w:id="220" w:author="Microsoft account" w:date="2021-08-19T16:37:00Z">
                                <w:r w:rsidRPr="009F1A39" w:rsidDel="000D48BE">
                                  <w:rPr>
                                    <w:rFonts w:ascii="Times New Roman" w:hAnsi="Times New Roman" w:cs="Times New Roman"/>
                                    <w:sz w:val="24"/>
                                    <w:szCs w:val="24"/>
                                    <w:vertAlign w:val="subscript"/>
                                  </w:rPr>
                                  <w:delText>2</w:delText>
                                </w:r>
                              </w:del>
                              <w:r>
                                <w:rPr>
                                  <w:rFonts w:ascii="Times New Roman" w:hAnsi="Times New Roman" w:cs="Times New Roman"/>
                                  <w:sz w:val="24"/>
                                  <w:szCs w:val="24"/>
                                </w:rPr>
                                <w:t xml:space="preserve"> = 17283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B2FE2A" id="Text Box 8" o:spid="_x0000_s1028" type="#_x0000_t202" style="position:absolute;left:0;text-align:left;margin-left:324.25pt;margin-top:21.3pt;width:197.95pt;height:53.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" fillcolor="white [3201]" strokeweight=".5pt">
                  <v:textbox>
                    <w:txbxContent>
                      <w:p w14:paraId="0B67D190" w14:textId="7221F1F5" w:rsidR="005E0887" w:rsidRPr="009F1A39" w:rsidRDefault="005E0887" w:rsidP="009F1A39">
                        <w:pPr>
                          <w:spacing w:after="0"/>
                          <w:jc w:val="center"/>
                          <w:rPr>
                            <w:rFonts w:ascii="Times New Roman" w:hAnsi="Times New Roman" w:cs="Times New Roman"/>
                            <w:sz w:val="24"/>
                            <w:szCs w:val="24"/>
                          </w:rPr>
                        </w:pPr>
                        <w:r w:rsidRPr="009F1A39">
                          <w:rPr>
                            <w:rFonts w:ascii="Times New Roman" w:hAnsi="Times New Roman" w:cs="Times New Roman"/>
                            <w:sz w:val="24"/>
                            <w:szCs w:val="24"/>
                          </w:rPr>
                          <w:t>Unmarried women were omitted from all survey data.</w:t>
                        </w:r>
                      </w:p>
                      <w:p w14:paraId="15FEBACD" w14:textId="001A6596" w:rsidR="005E0887" w:rsidRPr="00D16645" w:rsidRDefault="005E0887" w:rsidP="00D16645">
                        <w:pPr>
                          <w:spacing w:after="0"/>
                          <w:jc w:val="center"/>
                          <w:rPr>
                            <w:rFonts w:ascii="Times New Roman" w:hAnsi="Times New Roman" w:cs="Times New Roman"/>
                            <w:sz w:val="24"/>
                            <w:szCs w:val="24"/>
                          </w:rPr>
                        </w:pPr>
                        <w:r w:rsidRPr="009F1A39">
                          <w:rPr>
                            <w:rFonts w:ascii="Times New Roman" w:hAnsi="Times New Roman" w:cs="Times New Roman"/>
                            <w:sz w:val="24"/>
                            <w:szCs w:val="24"/>
                          </w:rPr>
                          <w:t>n</w:t>
                        </w:r>
                        <w:r w:rsidRPr="009F1A39">
                          <w:rPr>
                            <w:rFonts w:ascii="Times New Roman" w:hAnsi="Times New Roman" w:cs="Times New Roman"/>
                            <w:sz w:val="24"/>
                            <w:szCs w:val="24"/>
                            <w:vertAlign w:val="subscript"/>
                          </w:rPr>
                          <w:t>1</w:t>
                        </w:r>
                        <w:r>
                          <w:rPr>
                            <w:rFonts w:ascii="Times New Roman" w:hAnsi="Times New Roman" w:cs="Times New Roman"/>
                            <w:sz w:val="24"/>
                            <w:szCs w:val="24"/>
                          </w:rPr>
                          <w:t xml:space="preserve"> = 23430</w:t>
                        </w:r>
                        <w:r w:rsidRPr="009F1A39">
                          <w:rPr>
                            <w:rFonts w:ascii="Times New Roman" w:hAnsi="Times New Roman" w:cs="Times New Roman"/>
                            <w:sz w:val="24"/>
                            <w:szCs w:val="24"/>
                          </w:rPr>
                          <w:t>, n</w:t>
                        </w:r>
                        <w:r w:rsidRPr="009F1A39">
                          <w:rPr>
                            <w:rFonts w:ascii="Times New Roman" w:hAnsi="Times New Roman" w:cs="Times New Roman"/>
                            <w:sz w:val="24"/>
                            <w:szCs w:val="24"/>
                            <w:vertAlign w:val="subscript"/>
                          </w:rPr>
                          <w:t>2</w:t>
                        </w:r>
                        <w:r>
                          <w:rPr>
                            <w:rFonts w:ascii="Times New Roman" w:hAnsi="Times New Roman" w:cs="Times New Roman"/>
                            <w:sz w:val="24"/>
                            <w:szCs w:val="24"/>
                          </w:rPr>
                          <w:t xml:space="preserve"> = 17210</w:t>
                        </w:r>
                        <w:r w:rsidRPr="009F1A39">
                          <w:rPr>
                            <w:rFonts w:ascii="Times New Roman" w:hAnsi="Times New Roman" w:cs="Times New Roman"/>
                            <w:sz w:val="24"/>
                            <w:szCs w:val="24"/>
                          </w:rPr>
                          <w:t xml:space="preserve"> &amp; n</w:t>
                        </w:r>
                        <w:ins w:id="221" w:author="Microsoft account" w:date="2021-08-19T16:37:00Z">
                          <w:r>
                            <w:rPr>
                              <w:rFonts w:ascii="Times New Roman" w:hAnsi="Times New Roman" w:cs="Times New Roman"/>
                              <w:sz w:val="24"/>
                              <w:szCs w:val="24"/>
                              <w:vertAlign w:val="subscript"/>
                            </w:rPr>
                            <w:t>3</w:t>
                          </w:r>
                        </w:ins>
                        <w:del w:id="222" w:author="Microsoft account" w:date="2021-08-19T16:37:00Z">
                          <w:r w:rsidRPr="009F1A39" w:rsidDel="000D48BE">
                            <w:rPr>
                              <w:rFonts w:ascii="Times New Roman" w:hAnsi="Times New Roman" w:cs="Times New Roman"/>
                              <w:sz w:val="24"/>
                              <w:szCs w:val="24"/>
                              <w:vertAlign w:val="subscript"/>
                            </w:rPr>
                            <w:delText>2</w:delText>
                          </w:r>
                        </w:del>
                        <w:r>
                          <w:rPr>
                            <w:rFonts w:ascii="Times New Roman" w:hAnsi="Times New Roman" w:cs="Times New Roman"/>
                            <w:sz w:val="24"/>
                            <w:szCs w:val="24"/>
                          </w:rPr>
                          <w:t xml:space="preserve"> = 17283</w:t>
                        </w:r>
                      </w:p>
                    </w:txbxContent>
                  </v:textbox>
                </v:shape>
              </w:pict>
            </mc:Fallback>
          </mc:AlternateContent>
        </w:r>
        <w:r w:rsidR="00D075A2" w:rsidRPr="00B36F30" w:rsidDel="000D48BE">
          <w:rPr>
            <w:rFonts w:ascii="Times New Roman" w:hAnsi="Times New Roman" w:cs="Times New Roman"/>
            <w:color w:val="000000"/>
            <w:sz w:val="24"/>
            <w:szCs w:val="24"/>
          </w:rPr>
          <w:t xml:space="preserve">   </w:t>
        </w:r>
      </w:moveFrom>
    </w:p>
    <w:p w14:paraId="635119D7" w14:textId="5FAAAF5E" w:rsidR="004A3A6E" w:rsidRPr="00B36F30" w:rsidDel="000D48BE" w:rsidRDefault="0020220A" w:rsidP="00B36F30">
      <w:pPr>
        <w:spacing w:after="0" w:line="480" w:lineRule="auto"/>
        <w:contextualSpacing/>
        <w:jc w:val="both"/>
        <w:rPr>
          <w:moveFrom w:id="223" w:author="Microsoft account" w:date="2021-08-19T16:38:00Z"/>
          <w:rFonts w:ascii="Times New Roman" w:hAnsi="Times New Roman" w:cs="Times New Roman"/>
          <w:color w:val="000000"/>
          <w:sz w:val="24"/>
          <w:szCs w:val="24"/>
        </w:rPr>
      </w:pPr>
      <w:moveFrom w:id="224" w:author="Microsoft account" w:date="2021-08-19T16:38:00Z">
        <w:r w:rsidRPr="00B36F30" w:rsidDel="000D48BE">
          <w:rPr>
            <w:rFonts w:ascii="Times New Roman" w:hAnsi="Times New Roman" w:cs="Times New Roman"/>
            <w:noProof/>
            <w:color w:val="000000"/>
            <w:sz w:val="24"/>
            <w:szCs w:val="24"/>
          </w:rPr>
          <mc:AlternateContent>
            <mc:Choice Requires="wps">
              <w:drawing>
                <wp:anchor distT="0" distB="0" distL="114300" distR="114300" simplePos="0" relativeHeight="251668480" behindDoc="0" locked="0" layoutInCell="1" allowOverlap="1" wp14:anchorId="27995E6B" wp14:editId="310D46D2">
                  <wp:simplePos x="0" y="0"/>
                  <wp:positionH relativeFrom="column">
                    <wp:posOffset>3080824</wp:posOffset>
                  </wp:positionH>
                  <wp:positionV relativeFrom="paragraph">
                    <wp:posOffset>266700</wp:posOffset>
                  </wp:positionV>
                  <wp:extent cx="1033975" cy="0"/>
                  <wp:effectExtent l="0" t="76200" r="13970" b="95250"/>
                  <wp:wrapNone/>
                  <wp:docPr id="22" name="Straight Arrow Connector 22"/>
                  <wp:cNvGraphicFramePr/>
                  <a:graphic xmlns:a="http://schemas.openxmlformats.org/drawingml/2006/main">
                    <a:graphicData uri="http://schemas.microsoft.com/office/word/2010/wordprocessingShape">
                      <wps:wsp>
                        <wps:cNvCnPr/>
                        <wps:spPr>
                          <a:xfrm>
                            <a:off x="0" y="0"/>
                            <a:ext cx="10339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7D7DB23" id="Straight Arrow Connector 22" o:spid="_x0000_s1026" type="#_x0000_t32" style="position:absolute;margin-left:242.6pt;margin-top:21pt;width:81.4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" strokecolor="black [3200]" strokeweight=".5pt">
                  <v:stroke endarrow="block" joinstyle="miter"/>
                </v:shape>
              </w:pict>
            </mc:Fallback>
          </mc:AlternateContent>
        </w:r>
      </w:moveFrom>
    </w:p>
    <w:p w14:paraId="3C227F03" w14:textId="4A431903" w:rsidR="00FC6185" w:rsidDel="000D48BE" w:rsidRDefault="00FC6185" w:rsidP="00B36F30">
      <w:pPr>
        <w:spacing w:after="0" w:line="480" w:lineRule="auto"/>
        <w:contextualSpacing/>
        <w:jc w:val="both"/>
        <w:rPr>
          <w:moveFrom w:id="225" w:author="Microsoft account" w:date="2021-08-19T16:38:00Z"/>
          <w:rFonts w:ascii="Times New Roman" w:hAnsi="Times New Roman" w:cs="Times New Roman"/>
          <w:color w:val="000000"/>
          <w:sz w:val="24"/>
          <w:szCs w:val="24"/>
        </w:rPr>
      </w:pPr>
    </w:p>
    <w:p w14:paraId="565FBDA5" w14:textId="22F383A7" w:rsidR="00D075A2" w:rsidRPr="00B36F30" w:rsidDel="000D48BE" w:rsidRDefault="0020220A" w:rsidP="00B36F30">
      <w:pPr>
        <w:spacing w:after="0" w:line="480" w:lineRule="auto"/>
        <w:contextualSpacing/>
        <w:jc w:val="both"/>
        <w:rPr>
          <w:moveFrom w:id="226" w:author="Microsoft account" w:date="2021-08-19T16:38:00Z"/>
          <w:rFonts w:ascii="Times New Roman" w:hAnsi="Times New Roman" w:cs="Times New Roman"/>
          <w:color w:val="000000"/>
          <w:sz w:val="24"/>
          <w:szCs w:val="24"/>
        </w:rPr>
      </w:pPr>
      <w:moveFrom w:id="227" w:author="Microsoft account" w:date="2021-08-19T16:38:00Z">
        <w:r w:rsidRPr="00B36F30" w:rsidDel="000D48BE">
          <w:rPr>
            <w:rFonts w:ascii="Times New Roman" w:hAnsi="Times New Roman" w:cs="Times New Roman"/>
            <w:noProof/>
            <w:color w:val="000000"/>
            <w:sz w:val="24"/>
            <w:szCs w:val="24"/>
          </w:rPr>
          <mc:AlternateContent>
            <mc:Choice Requires="wps">
              <w:drawing>
                <wp:anchor distT="0" distB="0" distL="114300" distR="114300" simplePos="0" relativeHeight="251671552" behindDoc="0" locked="0" layoutInCell="1" allowOverlap="1" wp14:anchorId="77E5CA3E" wp14:editId="6856E1F2">
                  <wp:simplePos x="0" y="0"/>
                  <wp:positionH relativeFrom="column">
                    <wp:posOffset>5029200</wp:posOffset>
                  </wp:positionH>
                  <wp:positionV relativeFrom="paragraph">
                    <wp:posOffset>137795</wp:posOffset>
                  </wp:positionV>
                  <wp:extent cx="1758" cy="460717"/>
                  <wp:effectExtent l="76200" t="0" r="74930" b="53975"/>
                  <wp:wrapNone/>
                  <wp:docPr id="25" name="Straight Arrow Connector 25"/>
                  <wp:cNvGraphicFramePr/>
                  <a:graphic xmlns:a="http://schemas.openxmlformats.org/drawingml/2006/main">
                    <a:graphicData uri="http://schemas.microsoft.com/office/word/2010/wordprocessingShape">
                      <wps:wsp>
                        <wps:cNvCnPr/>
                        <wps:spPr>
                          <a:xfrm flipH="1">
                            <a:off x="0" y="0"/>
                            <a:ext cx="1758" cy="4607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F374DBE" id="Straight Arrow Connector 25" o:spid="_x0000_s1026" type="#_x0000_t32" style="position:absolute;margin-left:396pt;margin-top:10.85pt;width:.15pt;height:36.3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" strokecolor="black [3200]" strokeweight=".5pt">
                  <v:stroke endarrow="block" joinstyle="miter"/>
                </v:shape>
              </w:pict>
            </mc:Fallback>
          </mc:AlternateContent>
        </w:r>
        <w:r w:rsidRPr="00B36F30" w:rsidDel="000D48BE">
          <w:rPr>
            <w:rFonts w:ascii="Times New Roman" w:hAnsi="Times New Roman" w:cs="Times New Roman"/>
            <w:noProof/>
            <w:color w:val="000000"/>
            <w:sz w:val="24"/>
            <w:szCs w:val="24"/>
          </w:rPr>
          <mc:AlternateContent>
            <mc:Choice Requires="wps">
              <w:drawing>
                <wp:anchor distT="0" distB="0" distL="114300" distR="114300" simplePos="0" relativeHeight="251670528" behindDoc="0" locked="0" layoutInCell="1" allowOverlap="1" wp14:anchorId="336DDAF7" wp14:editId="3CDECDCE">
                  <wp:simplePos x="0" y="0"/>
                  <wp:positionH relativeFrom="column">
                    <wp:posOffset>1259058</wp:posOffset>
                  </wp:positionH>
                  <wp:positionV relativeFrom="paragraph">
                    <wp:posOffset>137795</wp:posOffset>
                  </wp:positionV>
                  <wp:extent cx="0" cy="457200"/>
                  <wp:effectExtent l="76200" t="0" r="57150" b="57150"/>
                  <wp:wrapNone/>
                  <wp:docPr id="24" name="Straight Arrow Connector 24"/>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23B14C5" id="Straight Arrow Connector 24" o:spid="_x0000_s1026" type="#_x0000_t32" style="position:absolute;margin-left:99.15pt;margin-top:10.85pt;width:0;height:36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" strokecolor="black [3200]" strokeweight=".5pt">
                  <v:stroke endarrow="block" joinstyle="miter"/>
                </v:shape>
              </w:pict>
            </mc:Fallback>
          </mc:AlternateContent>
        </w:r>
        <w:r w:rsidRPr="00B36F30" w:rsidDel="000D48BE">
          <w:rPr>
            <w:rFonts w:ascii="Times New Roman" w:hAnsi="Times New Roman" w:cs="Times New Roman"/>
            <w:noProof/>
            <w:color w:val="000000"/>
            <w:sz w:val="24"/>
            <w:szCs w:val="24"/>
          </w:rPr>
          <mc:AlternateContent>
            <mc:Choice Requires="wps">
              <w:drawing>
                <wp:anchor distT="0" distB="0" distL="114300" distR="114300" simplePos="0" relativeHeight="251669504" behindDoc="0" locked="0" layoutInCell="1" allowOverlap="1" wp14:anchorId="6B5C2205" wp14:editId="527964DB">
                  <wp:simplePos x="0" y="0"/>
                  <wp:positionH relativeFrom="column">
                    <wp:posOffset>1257300</wp:posOffset>
                  </wp:positionH>
                  <wp:positionV relativeFrom="paragraph">
                    <wp:posOffset>137795</wp:posOffset>
                  </wp:positionV>
                  <wp:extent cx="3771900" cy="0"/>
                  <wp:effectExtent l="0" t="0" r="19050" b="19050"/>
                  <wp:wrapNone/>
                  <wp:docPr id="23" name="Straight Connector 23"/>
                  <wp:cNvGraphicFramePr/>
                  <a:graphic xmlns:a="http://schemas.openxmlformats.org/drawingml/2006/main">
                    <a:graphicData uri="http://schemas.microsoft.com/office/word/2010/wordprocessingShape">
                      <wps:wsp>
                        <wps:cNvCnPr/>
                        <wps:spPr>
                          <a:xfrm>
                            <a:off x="0" y="0"/>
                            <a:ext cx="3771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5FACFF2" id="Straight Connector 23"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99pt,10.85pt" to="396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" strokecolor="black [3200]" strokeweight=".5pt">
                  <v:stroke joinstyle="miter"/>
                </v:line>
              </w:pict>
            </mc:Fallback>
          </mc:AlternateContent>
        </w:r>
      </w:moveFrom>
    </w:p>
    <w:p w14:paraId="31FB4C11" w14:textId="2246CDB0" w:rsidR="00D075A2" w:rsidRPr="00B36F30" w:rsidDel="000D48BE" w:rsidRDefault="00C90361" w:rsidP="00B36F30">
      <w:pPr>
        <w:spacing w:after="0" w:line="480" w:lineRule="auto"/>
        <w:contextualSpacing/>
        <w:jc w:val="both"/>
        <w:rPr>
          <w:moveFrom w:id="228" w:author="Microsoft account" w:date="2021-08-19T16:38:00Z"/>
          <w:rFonts w:ascii="Times New Roman" w:hAnsi="Times New Roman" w:cs="Times New Roman"/>
          <w:color w:val="000000"/>
          <w:sz w:val="24"/>
          <w:szCs w:val="24"/>
        </w:rPr>
      </w:pPr>
      <w:moveFrom w:id="229" w:author="Microsoft account" w:date="2021-08-19T16:38:00Z">
        <w:r w:rsidRPr="00B36F30" w:rsidDel="000D48BE">
          <w:rPr>
            <w:rFonts w:ascii="Times New Roman" w:hAnsi="Times New Roman" w:cs="Times New Roman"/>
            <w:noProof/>
            <w:color w:val="000000"/>
            <w:sz w:val="24"/>
            <w:szCs w:val="24"/>
          </w:rPr>
          <mc:AlternateContent>
            <mc:Choice Requires="wps">
              <w:drawing>
                <wp:anchor distT="0" distB="0" distL="114300" distR="114300" simplePos="0" relativeHeight="251667456" behindDoc="0" locked="0" layoutInCell="1" allowOverlap="1" wp14:anchorId="0D589A6B" wp14:editId="4CC8303C">
                  <wp:simplePos x="0" y="0"/>
                  <wp:positionH relativeFrom="column">
                    <wp:posOffset>0</wp:posOffset>
                  </wp:positionH>
                  <wp:positionV relativeFrom="paragraph">
                    <wp:posOffset>247992</wp:posOffset>
                  </wp:positionV>
                  <wp:extent cx="2628607" cy="571500"/>
                  <wp:effectExtent l="0" t="0" r="19685" b="19050"/>
                  <wp:wrapNone/>
                  <wp:docPr id="21" name="Text Box 21"/>
                  <wp:cNvGraphicFramePr/>
                  <a:graphic xmlns:a="http://schemas.openxmlformats.org/drawingml/2006/main">
                    <a:graphicData uri="http://schemas.microsoft.com/office/word/2010/wordprocessingShape">
                      <wps:wsp>
                        <wps:cNvSpPr txBox="1"/>
                        <wps:spPr>
                          <a:xfrm>
                            <a:off x="0" y="0"/>
                            <a:ext cx="2628607" cy="571500"/>
                          </a:xfrm>
                          <a:prstGeom prst="rect">
                            <a:avLst/>
                          </a:prstGeom>
                          <a:solidFill>
                            <a:schemeClr val="lt1"/>
                          </a:solidFill>
                          <a:ln w="6350">
                            <a:solidFill>
                              <a:prstClr val="black"/>
                            </a:solidFill>
                          </a:ln>
                        </wps:spPr>
                        <wps:txbx>
                          <w:txbxContent>
                            <w:p w14:paraId="3AC52AE6" w14:textId="77777777" w:rsidR="005E0887" w:rsidRPr="0003006D" w:rsidRDefault="005E0887" w:rsidP="0020220A">
                              <w:pPr>
                                <w:spacing w:after="0"/>
                                <w:jc w:val="center"/>
                                <w:rPr>
                                  <w:rFonts w:ascii="Times New Roman" w:hAnsi="Times New Roman" w:cs="Times New Roman"/>
                                  <w:sz w:val="24"/>
                                  <w:szCs w:val="24"/>
                                </w:rPr>
                              </w:pPr>
                              <w:r w:rsidRPr="0003006D">
                                <w:rPr>
                                  <w:rFonts w:ascii="Times New Roman" w:hAnsi="Times New Roman" w:cs="Times New Roman"/>
                                  <w:sz w:val="24"/>
                                  <w:szCs w:val="24"/>
                                </w:rPr>
                                <w:t>Married women heard about HIV</w:t>
                              </w:r>
                            </w:p>
                            <w:p w14:paraId="390B89BB" w14:textId="0FB7E33E" w:rsidR="005E0887" w:rsidRPr="0003006D" w:rsidRDefault="005E0887" w:rsidP="0020220A">
                              <w:pPr>
                                <w:spacing w:after="0"/>
                                <w:jc w:val="center"/>
                                <w:rPr>
                                  <w:rFonts w:ascii="Times New Roman" w:hAnsi="Times New Roman" w:cs="Times New Roman"/>
                                  <w:sz w:val="24"/>
                                  <w:szCs w:val="24"/>
                                </w:rPr>
                              </w:pPr>
                              <w:r w:rsidRPr="0003006D">
                                <w:rPr>
                                  <w:rFonts w:ascii="Times New Roman" w:hAnsi="Times New Roman" w:cs="Times New Roman"/>
                                  <w:sz w:val="28"/>
                                  <w:szCs w:val="28"/>
                                </w:rPr>
                                <w:t>n</w:t>
                              </w:r>
                              <w:r w:rsidRPr="0003006D">
                                <w:rPr>
                                  <w:rFonts w:ascii="Times New Roman" w:hAnsi="Times New Roman" w:cs="Times New Roman"/>
                                  <w:sz w:val="28"/>
                                  <w:szCs w:val="28"/>
                                  <w:vertAlign w:val="subscript"/>
                                </w:rPr>
                                <w:t>1</w:t>
                              </w:r>
                              <w:r w:rsidRPr="0003006D">
                                <w:rPr>
                                  <w:rFonts w:ascii="Times New Roman" w:hAnsi="Times New Roman" w:cs="Times New Roman"/>
                                  <w:sz w:val="24"/>
                                  <w:szCs w:val="24"/>
                                </w:rPr>
                                <w:t xml:space="preserve"> = 33843, </w:t>
                              </w:r>
                              <w:r w:rsidRPr="0003006D">
                                <w:rPr>
                                  <w:rFonts w:ascii="Times New Roman" w:hAnsi="Times New Roman" w:cs="Times New Roman"/>
                                  <w:sz w:val="28"/>
                                  <w:szCs w:val="28"/>
                                </w:rPr>
                                <w:t>n</w:t>
                              </w:r>
                              <w:r w:rsidRPr="0003006D">
                                <w:rPr>
                                  <w:rFonts w:ascii="Times New Roman" w:hAnsi="Times New Roman" w:cs="Times New Roman"/>
                                  <w:sz w:val="28"/>
                                  <w:szCs w:val="28"/>
                                  <w:vertAlign w:val="subscript"/>
                                </w:rPr>
                                <w:t>2</w:t>
                              </w:r>
                              <w:r w:rsidRPr="0003006D">
                                <w:rPr>
                                  <w:rFonts w:ascii="Times New Roman" w:hAnsi="Times New Roman" w:cs="Times New Roman"/>
                                  <w:sz w:val="24"/>
                                  <w:szCs w:val="24"/>
                                </w:rPr>
                                <w:t xml:space="preserve"> = </w:t>
                              </w:r>
                              <w:r>
                                <w:rPr>
                                  <w:rFonts w:ascii="Times New Roman" w:hAnsi="Times New Roman" w:cs="Times New Roman"/>
                                  <w:sz w:val="24"/>
                                  <w:szCs w:val="24"/>
                                </w:rPr>
                                <w:t>20727</w:t>
                              </w:r>
                              <w:r w:rsidRPr="0003006D">
                                <w:rPr>
                                  <w:rFonts w:ascii="Times New Roman" w:hAnsi="Times New Roman" w:cs="Times New Roman"/>
                                  <w:sz w:val="24"/>
                                  <w:szCs w:val="24"/>
                                </w:rPr>
                                <w:t xml:space="preserve"> &amp; </w:t>
                              </w:r>
                              <w:r w:rsidRPr="0003006D">
                                <w:rPr>
                                  <w:rFonts w:ascii="Times New Roman" w:hAnsi="Times New Roman" w:cs="Times New Roman"/>
                                  <w:sz w:val="28"/>
                                  <w:szCs w:val="28"/>
                                </w:rPr>
                                <w:t>n</w:t>
                              </w:r>
                              <w:ins w:id="230" w:author="Microsoft account" w:date="2021-08-19T16:37:00Z">
                                <w:r>
                                  <w:rPr>
                                    <w:rFonts w:ascii="Times New Roman" w:hAnsi="Times New Roman" w:cs="Times New Roman"/>
                                    <w:sz w:val="28"/>
                                    <w:szCs w:val="28"/>
                                    <w:vertAlign w:val="subscript"/>
                                  </w:rPr>
                                  <w:t>3</w:t>
                                </w:r>
                              </w:ins>
                              <w:del w:id="231" w:author="Microsoft account" w:date="2021-08-19T16:37:00Z">
                                <w:r w:rsidRPr="0003006D" w:rsidDel="000D48BE">
                                  <w:rPr>
                                    <w:rFonts w:ascii="Times New Roman" w:hAnsi="Times New Roman" w:cs="Times New Roman"/>
                                    <w:sz w:val="28"/>
                                    <w:szCs w:val="28"/>
                                    <w:vertAlign w:val="subscript"/>
                                  </w:rPr>
                                  <w:delText>2</w:delText>
                                </w:r>
                              </w:del>
                              <w:r>
                                <w:rPr>
                                  <w:rFonts w:ascii="Times New Roman" w:hAnsi="Times New Roman" w:cs="Times New Roman"/>
                                  <w:sz w:val="24"/>
                                  <w:szCs w:val="24"/>
                                </w:rPr>
                                <w:t xml:space="preserve"> = 29724</w:t>
                              </w:r>
                            </w:p>
                            <w:p w14:paraId="0AAF8C0D" w14:textId="77777777" w:rsidR="005E0887" w:rsidRPr="001B6E2F" w:rsidRDefault="005E0887" w:rsidP="0020220A">
                              <w:r>
                                <w:rPr>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89A6B" id="Text Box 21" o:spid="_x0000_s1029" type="#_x0000_t202" style="position:absolute;left:0;text-align:left;margin-left:0;margin-top:19.55pt;width:207pt;height: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" fillcolor="white [3201]" strokeweight=".5pt">
                  <v:textbox>
                    <w:txbxContent>
                      <w:p w14:paraId="3AC52AE6" w14:textId="77777777" w:rsidR="005E0887" w:rsidRPr="0003006D" w:rsidRDefault="005E0887" w:rsidP="0020220A">
                        <w:pPr>
                          <w:spacing w:after="0"/>
                          <w:jc w:val="center"/>
                          <w:rPr>
                            <w:rFonts w:ascii="Times New Roman" w:hAnsi="Times New Roman" w:cs="Times New Roman"/>
                            <w:sz w:val="24"/>
                            <w:szCs w:val="24"/>
                          </w:rPr>
                        </w:pPr>
                        <w:r w:rsidRPr="0003006D">
                          <w:rPr>
                            <w:rFonts w:ascii="Times New Roman" w:hAnsi="Times New Roman" w:cs="Times New Roman"/>
                            <w:sz w:val="24"/>
                            <w:szCs w:val="24"/>
                          </w:rPr>
                          <w:t>Married women heard about HIV</w:t>
                        </w:r>
                      </w:p>
                      <w:p w14:paraId="390B89BB" w14:textId="0FB7E33E" w:rsidR="005E0887" w:rsidRPr="0003006D" w:rsidRDefault="005E0887" w:rsidP="0020220A">
                        <w:pPr>
                          <w:spacing w:after="0"/>
                          <w:jc w:val="center"/>
                          <w:rPr>
                            <w:rFonts w:ascii="Times New Roman" w:hAnsi="Times New Roman" w:cs="Times New Roman"/>
                            <w:sz w:val="24"/>
                            <w:szCs w:val="24"/>
                          </w:rPr>
                        </w:pPr>
                        <w:r w:rsidRPr="0003006D">
                          <w:rPr>
                            <w:rFonts w:ascii="Times New Roman" w:hAnsi="Times New Roman" w:cs="Times New Roman"/>
                            <w:sz w:val="28"/>
                            <w:szCs w:val="28"/>
                          </w:rPr>
                          <w:t>n</w:t>
                        </w:r>
                        <w:r w:rsidRPr="0003006D">
                          <w:rPr>
                            <w:rFonts w:ascii="Times New Roman" w:hAnsi="Times New Roman" w:cs="Times New Roman"/>
                            <w:sz w:val="28"/>
                            <w:szCs w:val="28"/>
                            <w:vertAlign w:val="subscript"/>
                          </w:rPr>
                          <w:t>1</w:t>
                        </w:r>
                        <w:r w:rsidRPr="0003006D">
                          <w:rPr>
                            <w:rFonts w:ascii="Times New Roman" w:hAnsi="Times New Roman" w:cs="Times New Roman"/>
                            <w:sz w:val="24"/>
                            <w:szCs w:val="24"/>
                          </w:rPr>
                          <w:t xml:space="preserve"> = 33843, </w:t>
                        </w:r>
                        <w:r w:rsidRPr="0003006D">
                          <w:rPr>
                            <w:rFonts w:ascii="Times New Roman" w:hAnsi="Times New Roman" w:cs="Times New Roman"/>
                            <w:sz w:val="28"/>
                            <w:szCs w:val="28"/>
                          </w:rPr>
                          <w:t>n</w:t>
                        </w:r>
                        <w:r w:rsidRPr="0003006D">
                          <w:rPr>
                            <w:rFonts w:ascii="Times New Roman" w:hAnsi="Times New Roman" w:cs="Times New Roman"/>
                            <w:sz w:val="28"/>
                            <w:szCs w:val="28"/>
                            <w:vertAlign w:val="subscript"/>
                          </w:rPr>
                          <w:t>2</w:t>
                        </w:r>
                        <w:r w:rsidRPr="0003006D">
                          <w:rPr>
                            <w:rFonts w:ascii="Times New Roman" w:hAnsi="Times New Roman" w:cs="Times New Roman"/>
                            <w:sz w:val="24"/>
                            <w:szCs w:val="24"/>
                          </w:rPr>
                          <w:t xml:space="preserve"> = </w:t>
                        </w:r>
                        <w:r>
                          <w:rPr>
                            <w:rFonts w:ascii="Times New Roman" w:hAnsi="Times New Roman" w:cs="Times New Roman"/>
                            <w:sz w:val="24"/>
                            <w:szCs w:val="24"/>
                          </w:rPr>
                          <w:t>20727</w:t>
                        </w:r>
                        <w:r w:rsidRPr="0003006D">
                          <w:rPr>
                            <w:rFonts w:ascii="Times New Roman" w:hAnsi="Times New Roman" w:cs="Times New Roman"/>
                            <w:sz w:val="24"/>
                            <w:szCs w:val="24"/>
                          </w:rPr>
                          <w:t xml:space="preserve"> &amp; </w:t>
                        </w:r>
                        <w:r w:rsidRPr="0003006D">
                          <w:rPr>
                            <w:rFonts w:ascii="Times New Roman" w:hAnsi="Times New Roman" w:cs="Times New Roman"/>
                            <w:sz w:val="28"/>
                            <w:szCs w:val="28"/>
                          </w:rPr>
                          <w:t>n</w:t>
                        </w:r>
                        <w:ins w:id="232" w:author="Microsoft account" w:date="2021-08-19T16:37:00Z">
                          <w:r>
                            <w:rPr>
                              <w:rFonts w:ascii="Times New Roman" w:hAnsi="Times New Roman" w:cs="Times New Roman"/>
                              <w:sz w:val="28"/>
                              <w:szCs w:val="28"/>
                              <w:vertAlign w:val="subscript"/>
                            </w:rPr>
                            <w:t>3</w:t>
                          </w:r>
                        </w:ins>
                        <w:del w:id="233" w:author="Microsoft account" w:date="2021-08-19T16:37:00Z">
                          <w:r w:rsidRPr="0003006D" w:rsidDel="000D48BE">
                            <w:rPr>
                              <w:rFonts w:ascii="Times New Roman" w:hAnsi="Times New Roman" w:cs="Times New Roman"/>
                              <w:sz w:val="28"/>
                              <w:szCs w:val="28"/>
                              <w:vertAlign w:val="subscript"/>
                            </w:rPr>
                            <w:delText>2</w:delText>
                          </w:r>
                        </w:del>
                        <w:r>
                          <w:rPr>
                            <w:rFonts w:ascii="Times New Roman" w:hAnsi="Times New Roman" w:cs="Times New Roman"/>
                            <w:sz w:val="24"/>
                            <w:szCs w:val="24"/>
                          </w:rPr>
                          <w:t xml:space="preserve"> = 29724</w:t>
                        </w:r>
                      </w:p>
                      <w:p w14:paraId="0AAF8C0D" w14:textId="77777777" w:rsidR="005E0887" w:rsidRPr="001B6E2F" w:rsidRDefault="005E0887" w:rsidP="0020220A">
                        <w:r>
                          <w:rPr>
                            <w:sz w:val="20"/>
                            <w:szCs w:val="20"/>
                          </w:rPr>
                          <w:t xml:space="preserve"> </w:t>
                        </w:r>
                      </w:p>
                    </w:txbxContent>
                  </v:textbox>
                </v:shape>
              </w:pict>
            </mc:Fallback>
          </mc:AlternateContent>
        </w:r>
        <w:r w:rsidRPr="00B36F30" w:rsidDel="000D48BE">
          <w:rPr>
            <w:rFonts w:ascii="Times New Roman" w:hAnsi="Times New Roman" w:cs="Times New Roman"/>
            <w:noProof/>
            <w:color w:val="000000"/>
            <w:sz w:val="24"/>
            <w:szCs w:val="24"/>
          </w:rPr>
          <mc:AlternateContent>
            <mc:Choice Requires="wps">
              <w:drawing>
                <wp:anchor distT="0" distB="0" distL="114300" distR="114300" simplePos="0" relativeHeight="251661312" behindDoc="0" locked="0" layoutInCell="1" allowOverlap="1" wp14:anchorId="47D2EF62" wp14:editId="5287EC62">
                  <wp:simplePos x="0" y="0"/>
                  <wp:positionH relativeFrom="column">
                    <wp:posOffset>3200400</wp:posOffset>
                  </wp:positionH>
                  <wp:positionV relativeFrom="paragraph">
                    <wp:posOffset>247992</wp:posOffset>
                  </wp:positionV>
                  <wp:extent cx="2744323" cy="567690"/>
                  <wp:effectExtent l="0" t="0" r="18415" b="22860"/>
                  <wp:wrapNone/>
                  <wp:docPr id="6" name="Text Box 6"/>
                  <wp:cNvGraphicFramePr/>
                  <a:graphic xmlns:a="http://schemas.openxmlformats.org/drawingml/2006/main">
                    <a:graphicData uri="http://schemas.microsoft.com/office/word/2010/wordprocessingShape">
                      <wps:wsp>
                        <wps:cNvSpPr txBox="1"/>
                        <wps:spPr>
                          <a:xfrm>
                            <a:off x="0" y="0"/>
                            <a:ext cx="2744323" cy="567690"/>
                          </a:xfrm>
                          <a:prstGeom prst="rect">
                            <a:avLst/>
                          </a:prstGeom>
                          <a:solidFill>
                            <a:schemeClr val="lt1"/>
                          </a:solidFill>
                          <a:ln w="6350">
                            <a:solidFill>
                              <a:prstClr val="black"/>
                            </a:solidFill>
                          </a:ln>
                        </wps:spPr>
                        <wps:txbx>
                          <w:txbxContent>
                            <w:p w14:paraId="04DDB3F4" w14:textId="1343E4AE" w:rsidR="005E0887" w:rsidRPr="0003006D" w:rsidRDefault="005E0887" w:rsidP="0003006D">
                              <w:pPr>
                                <w:spacing w:after="0"/>
                                <w:jc w:val="center"/>
                                <w:rPr>
                                  <w:rFonts w:ascii="Times New Roman" w:hAnsi="Times New Roman" w:cs="Times New Roman"/>
                                  <w:sz w:val="24"/>
                                  <w:szCs w:val="24"/>
                                </w:rPr>
                              </w:pPr>
                              <w:r w:rsidRPr="0003006D">
                                <w:rPr>
                                  <w:rFonts w:ascii="Times New Roman" w:hAnsi="Times New Roman" w:cs="Times New Roman"/>
                                  <w:sz w:val="24"/>
                                  <w:szCs w:val="24"/>
                                </w:rPr>
                                <w:t>Married women</w:t>
                              </w:r>
                              <w:r>
                                <w:rPr>
                                  <w:rFonts w:ascii="Times New Roman" w:hAnsi="Times New Roman" w:cs="Times New Roman"/>
                                  <w:sz w:val="24"/>
                                  <w:szCs w:val="24"/>
                                </w:rPr>
                                <w:t xml:space="preserve"> didn’t</w:t>
                              </w:r>
                              <w:r w:rsidRPr="0003006D">
                                <w:rPr>
                                  <w:rFonts w:ascii="Times New Roman" w:hAnsi="Times New Roman" w:cs="Times New Roman"/>
                                  <w:sz w:val="24"/>
                                  <w:szCs w:val="24"/>
                                </w:rPr>
                                <w:t xml:space="preserve"> heard about HIV</w:t>
                              </w:r>
                            </w:p>
                            <w:p w14:paraId="484D5C5A" w14:textId="1C957A66" w:rsidR="005E0887" w:rsidRPr="0003006D" w:rsidRDefault="005E0887" w:rsidP="0003006D">
                              <w:pPr>
                                <w:spacing w:after="0"/>
                                <w:jc w:val="center"/>
                                <w:rPr>
                                  <w:rFonts w:ascii="Times New Roman" w:hAnsi="Times New Roman" w:cs="Times New Roman"/>
                                  <w:sz w:val="24"/>
                                  <w:szCs w:val="24"/>
                                </w:rPr>
                              </w:pPr>
                              <w:r w:rsidRPr="0003006D">
                                <w:rPr>
                                  <w:rFonts w:ascii="Times New Roman" w:hAnsi="Times New Roman" w:cs="Times New Roman"/>
                                  <w:sz w:val="28"/>
                                  <w:szCs w:val="28"/>
                                </w:rPr>
                                <w:t>n</w:t>
                              </w:r>
                              <w:r w:rsidRPr="0003006D">
                                <w:rPr>
                                  <w:rFonts w:ascii="Times New Roman" w:hAnsi="Times New Roman" w:cs="Times New Roman"/>
                                  <w:sz w:val="28"/>
                                  <w:szCs w:val="28"/>
                                  <w:vertAlign w:val="subscript"/>
                                </w:rPr>
                                <w:t>1</w:t>
                              </w:r>
                              <w:r>
                                <w:rPr>
                                  <w:rFonts w:ascii="Times New Roman" w:hAnsi="Times New Roman" w:cs="Times New Roman"/>
                                  <w:sz w:val="24"/>
                                  <w:szCs w:val="24"/>
                                </w:rPr>
                                <w:t xml:space="preserve"> = 20987</w:t>
                              </w:r>
                              <w:r w:rsidRPr="0003006D">
                                <w:rPr>
                                  <w:rFonts w:ascii="Times New Roman" w:hAnsi="Times New Roman" w:cs="Times New Roman"/>
                                  <w:sz w:val="24"/>
                                  <w:szCs w:val="24"/>
                                </w:rPr>
                                <w:t xml:space="preserve">, </w:t>
                              </w:r>
                              <w:r w:rsidRPr="0003006D">
                                <w:rPr>
                                  <w:rFonts w:ascii="Times New Roman" w:hAnsi="Times New Roman" w:cs="Times New Roman"/>
                                  <w:sz w:val="28"/>
                                  <w:szCs w:val="28"/>
                                </w:rPr>
                                <w:t>n</w:t>
                              </w:r>
                              <w:r w:rsidRPr="0003006D">
                                <w:rPr>
                                  <w:rFonts w:ascii="Times New Roman" w:hAnsi="Times New Roman" w:cs="Times New Roman"/>
                                  <w:sz w:val="28"/>
                                  <w:szCs w:val="28"/>
                                  <w:vertAlign w:val="subscript"/>
                                </w:rPr>
                                <w:t>2</w:t>
                              </w:r>
                              <w:r w:rsidRPr="0003006D">
                                <w:rPr>
                                  <w:rFonts w:ascii="Times New Roman" w:hAnsi="Times New Roman" w:cs="Times New Roman"/>
                                  <w:sz w:val="24"/>
                                  <w:szCs w:val="24"/>
                                </w:rPr>
                                <w:t xml:space="preserve"> = </w:t>
                              </w:r>
                              <w:r>
                                <w:rPr>
                                  <w:rFonts w:ascii="Times New Roman" w:hAnsi="Times New Roman" w:cs="Times New Roman"/>
                                  <w:sz w:val="24"/>
                                  <w:szCs w:val="24"/>
                                </w:rPr>
                                <w:t>21662</w:t>
                              </w:r>
                              <w:r w:rsidRPr="0003006D">
                                <w:rPr>
                                  <w:rFonts w:ascii="Times New Roman" w:hAnsi="Times New Roman" w:cs="Times New Roman"/>
                                  <w:sz w:val="24"/>
                                  <w:szCs w:val="24"/>
                                </w:rPr>
                                <w:t xml:space="preserve"> &amp; </w:t>
                              </w:r>
                              <w:r w:rsidRPr="0003006D">
                                <w:rPr>
                                  <w:rFonts w:ascii="Times New Roman" w:hAnsi="Times New Roman" w:cs="Times New Roman"/>
                                  <w:sz w:val="28"/>
                                  <w:szCs w:val="28"/>
                                </w:rPr>
                                <w:t>n</w:t>
                              </w:r>
                              <w:ins w:id="234" w:author="Microsoft account" w:date="2021-08-19T16:37:00Z">
                                <w:r>
                                  <w:rPr>
                                    <w:rFonts w:ascii="Times New Roman" w:hAnsi="Times New Roman" w:cs="Times New Roman"/>
                                    <w:sz w:val="28"/>
                                    <w:szCs w:val="28"/>
                                    <w:vertAlign w:val="subscript"/>
                                  </w:rPr>
                                  <w:t>3</w:t>
                                </w:r>
                              </w:ins>
                              <w:del w:id="235" w:author="Microsoft account" w:date="2021-08-19T16:37:00Z">
                                <w:r w:rsidRPr="0003006D" w:rsidDel="000D48BE">
                                  <w:rPr>
                                    <w:rFonts w:ascii="Times New Roman" w:hAnsi="Times New Roman" w:cs="Times New Roman"/>
                                    <w:sz w:val="28"/>
                                    <w:szCs w:val="28"/>
                                    <w:vertAlign w:val="subscript"/>
                                  </w:rPr>
                                  <w:delText>2</w:delText>
                                </w:r>
                              </w:del>
                              <w:r>
                                <w:rPr>
                                  <w:rFonts w:ascii="Times New Roman" w:hAnsi="Times New Roman" w:cs="Times New Roman"/>
                                  <w:sz w:val="24"/>
                                  <w:szCs w:val="24"/>
                                </w:rPr>
                                <w:t xml:space="preserve"> = 21702</w:t>
                              </w:r>
                            </w:p>
                            <w:p w14:paraId="5ADCB1D3" w14:textId="77777777" w:rsidR="005E0887" w:rsidRPr="001B6E2F" w:rsidRDefault="005E0887" w:rsidP="00D075A2">
                              <w:r>
                                <w:rPr>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D2EF62" id="Text Box 6" o:spid="_x0000_s1030" type="#_x0000_t202" style="position:absolute;left:0;text-align:left;margin-left:252pt;margin-top:19.55pt;width:216.1pt;height:44.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" fillcolor="white [3201]" strokeweight=".5pt">
                  <v:textbox>
                    <w:txbxContent>
                      <w:p w14:paraId="04DDB3F4" w14:textId="1343E4AE" w:rsidR="005E0887" w:rsidRPr="0003006D" w:rsidRDefault="005E0887" w:rsidP="0003006D">
                        <w:pPr>
                          <w:spacing w:after="0"/>
                          <w:jc w:val="center"/>
                          <w:rPr>
                            <w:rFonts w:ascii="Times New Roman" w:hAnsi="Times New Roman" w:cs="Times New Roman"/>
                            <w:sz w:val="24"/>
                            <w:szCs w:val="24"/>
                          </w:rPr>
                        </w:pPr>
                        <w:r w:rsidRPr="0003006D">
                          <w:rPr>
                            <w:rFonts w:ascii="Times New Roman" w:hAnsi="Times New Roman" w:cs="Times New Roman"/>
                            <w:sz w:val="24"/>
                            <w:szCs w:val="24"/>
                          </w:rPr>
                          <w:t>Married women</w:t>
                        </w:r>
                        <w:r>
                          <w:rPr>
                            <w:rFonts w:ascii="Times New Roman" w:hAnsi="Times New Roman" w:cs="Times New Roman"/>
                            <w:sz w:val="24"/>
                            <w:szCs w:val="24"/>
                          </w:rPr>
                          <w:t xml:space="preserve"> didn’t</w:t>
                        </w:r>
                        <w:r w:rsidRPr="0003006D">
                          <w:rPr>
                            <w:rFonts w:ascii="Times New Roman" w:hAnsi="Times New Roman" w:cs="Times New Roman"/>
                            <w:sz w:val="24"/>
                            <w:szCs w:val="24"/>
                          </w:rPr>
                          <w:t xml:space="preserve"> heard about HIV</w:t>
                        </w:r>
                      </w:p>
                      <w:p w14:paraId="484D5C5A" w14:textId="1C957A66" w:rsidR="005E0887" w:rsidRPr="0003006D" w:rsidRDefault="005E0887" w:rsidP="0003006D">
                        <w:pPr>
                          <w:spacing w:after="0"/>
                          <w:jc w:val="center"/>
                          <w:rPr>
                            <w:rFonts w:ascii="Times New Roman" w:hAnsi="Times New Roman" w:cs="Times New Roman"/>
                            <w:sz w:val="24"/>
                            <w:szCs w:val="24"/>
                          </w:rPr>
                        </w:pPr>
                        <w:r w:rsidRPr="0003006D">
                          <w:rPr>
                            <w:rFonts w:ascii="Times New Roman" w:hAnsi="Times New Roman" w:cs="Times New Roman"/>
                            <w:sz w:val="28"/>
                            <w:szCs w:val="28"/>
                          </w:rPr>
                          <w:t>n</w:t>
                        </w:r>
                        <w:r w:rsidRPr="0003006D">
                          <w:rPr>
                            <w:rFonts w:ascii="Times New Roman" w:hAnsi="Times New Roman" w:cs="Times New Roman"/>
                            <w:sz w:val="28"/>
                            <w:szCs w:val="28"/>
                            <w:vertAlign w:val="subscript"/>
                          </w:rPr>
                          <w:t>1</w:t>
                        </w:r>
                        <w:r>
                          <w:rPr>
                            <w:rFonts w:ascii="Times New Roman" w:hAnsi="Times New Roman" w:cs="Times New Roman"/>
                            <w:sz w:val="24"/>
                            <w:szCs w:val="24"/>
                          </w:rPr>
                          <w:t xml:space="preserve"> = 20987</w:t>
                        </w:r>
                        <w:r w:rsidRPr="0003006D">
                          <w:rPr>
                            <w:rFonts w:ascii="Times New Roman" w:hAnsi="Times New Roman" w:cs="Times New Roman"/>
                            <w:sz w:val="24"/>
                            <w:szCs w:val="24"/>
                          </w:rPr>
                          <w:t xml:space="preserve">, </w:t>
                        </w:r>
                        <w:r w:rsidRPr="0003006D">
                          <w:rPr>
                            <w:rFonts w:ascii="Times New Roman" w:hAnsi="Times New Roman" w:cs="Times New Roman"/>
                            <w:sz w:val="28"/>
                            <w:szCs w:val="28"/>
                          </w:rPr>
                          <w:t>n</w:t>
                        </w:r>
                        <w:r w:rsidRPr="0003006D">
                          <w:rPr>
                            <w:rFonts w:ascii="Times New Roman" w:hAnsi="Times New Roman" w:cs="Times New Roman"/>
                            <w:sz w:val="28"/>
                            <w:szCs w:val="28"/>
                            <w:vertAlign w:val="subscript"/>
                          </w:rPr>
                          <w:t>2</w:t>
                        </w:r>
                        <w:r w:rsidRPr="0003006D">
                          <w:rPr>
                            <w:rFonts w:ascii="Times New Roman" w:hAnsi="Times New Roman" w:cs="Times New Roman"/>
                            <w:sz w:val="24"/>
                            <w:szCs w:val="24"/>
                          </w:rPr>
                          <w:t xml:space="preserve"> = </w:t>
                        </w:r>
                        <w:r>
                          <w:rPr>
                            <w:rFonts w:ascii="Times New Roman" w:hAnsi="Times New Roman" w:cs="Times New Roman"/>
                            <w:sz w:val="24"/>
                            <w:szCs w:val="24"/>
                          </w:rPr>
                          <w:t>21662</w:t>
                        </w:r>
                        <w:r w:rsidRPr="0003006D">
                          <w:rPr>
                            <w:rFonts w:ascii="Times New Roman" w:hAnsi="Times New Roman" w:cs="Times New Roman"/>
                            <w:sz w:val="24"/>
                            <w:szCs w:val="24"/>
                          </w:rPr>
                          <w:t xml:space="preserve"> &amp; </w:t>
                        </w:r>
                        <w:r w:rsidRPr="0003006D">
                          <w:rPr>
                            <w:rFonts w:ascii="Times New Roman" w:hAnsi="Times New Roman" w:cs="Times New Roman"/>
                            <w:sz w:val="28"/>
                            <w:szCs w:val="28"/>
                          </w:rPr>
                          <w:t>n</w:t>
                        </w:r>
                        <w:ins w:id="236" w:author="Microsoft account" w:date="2021-08-19T16:37:00Z">
                          <w:r>
                            <w:rPr>
                              <w:rFonts w:ascii="Times New Roman" w:hAnsi="Times New Roman" w:cs="Times New Roman"/>
                              <w:sz w:val="28"/>
                              <w:szCs w:val="28"/>
                              <w:vertAlign w:val="subscript"/>
                            </w:rPr>
                            <w:t>3</w:t>
                          </w:r>
                        </w:ins>
                        <w:del w:id="237" w:author="Microsoft account" w:date="2021-08-19T16:37:00Z">
                          <w:r w:rsidRPr="0003006D" w:rsidDel="000D48BE">
                            <w:rPr>
                              <w:rFonts w:ascii="Times New Roman" w:hAnsi="Times New Roman" w:cs="Times New Roman"/>
                              <w:sz w:val="28"/>
                              <w:szCs w:val="28"/>
                              <w:vertAlign w:val="subscript"/>
                            </w:rPr>
                            <w:delText>2</w:delText>
                          </w:r>
                        </w:del>
                        <w:r>
                          <w:rPr>
                            <w:rFonts w:ascii="Times New Roman" w:hAnsi="Times New Roman" w:cs="Times New Roman"/>
                            <w:sz w:val="24"/>
                            <w:szCs w:val="24"/>
                          </w:rPr>
                          <w:t xml:space="preserve"> = 21702</w:t>
                        </w:r>
                      </w:p>
                      <w:p w14:paraId="5ADCB1D3" w14:textId="77777777" w:rsidR="005E0887" w:rsidRPr="001B6E2F" w:rsidRDefault="005E0887" w:rsidP="00D075A2">
                        <w:r>
                          <w:rPr>
                            <w:sz w:val="20"/>
                            <w:szCs w:val="20"/>
                          </w:rPr>
                          <w:t xml:space="preserve"> </w:t>
                        </w:r>
                      </w:p>
                    </w:txbxContent>
                  </v:textbox>
                </v:shape>
              </w:pict>
            </mc:Fallback>
          </mc:AlternateContent>
        </w:r>
      </w:moveFrom>
    </w:p>
    <w:p w14:paraId="10A1FBF3" w14:textId="237E102D" w:rsidR="00D075A2" w:rsidRPr="00B36F30" w:rsidDel="000D48BE" w:rsidRDefault="00D075A2" w:rsidP="00B36F30">
      <w:pPr>
        <w:spacing w:after="0" w:line="480" w:lineRule="auto"/>
        <w:contextualSpacing/>
        <w:jc w:val="both"/>
        <w:rPr>
          <w:moveFrom w:id="238" w:author="Microsoft account" w:date="2021-08-19T16:38:00Z"/>
          <w:rFonts w:ascii="Times New Roman" w:hAnsi="Times New Roman" w:cs="Times New Roman"/>
          <w:color w:val="000000"/>
          <w:sz w:val="24"/>
          <w:szCs w:val="24"/>
        </w:rPr>
      </w:pPr>
    </w:p>
    <w:p w14:paraId="39594644" w14:textId="363F4F3D" w:rsidR="004A3A6E" w:rsidRPr="00B36F30" w:rsidDel="000D48BE" w:rsidRDefault="004A3A6E" w:rsidP="00B36F30">
      <w:pPr>
        <w:spacing w:after="0" w:line="480" w:lineRule="auto"/>
        <w:contextualSpacing/>
        <w:jc w:val="both"/>
        <w:rPr>
          <w:moveFrom w:id="239" w:author="Microsoft account" w:date="2021-08-19T16:38:00Z"/>
          <w:rFonts w:ascii="Times New Roman" w:hAnsi="Times New Roman" w:cs="Times New Roman"/>
          <w:color w:val="000000"/>
          <w:sz w:val="24"/>
          <w:szCs w:val="24"/>
        </w:rPr>
      </w:pPr>
    </w:p>
    <w:p w14:paraId="2C2800C9" w14:textId="6BCB8815" w:rsidR="005B2AC7" w:rsidDel="000D48BE" w:rsidRDefault="00D075A2" w:rsidP="00FC6185">
      <w:pPr>
        <w:spacing w:after="0" w:line="480" w:lineRule="auto"/>
        <w:contextualSpacing/>
        <w:jc w:val="center"/>
        <w:rPr>
          <w:moveFrom w:id="240" w:author="Microsoft account" w:date="2021-08-19T16:38:00Z"/>
          <w:rFonts w:ascii="Times New Roman" w:hAnsi="Times New Roman" w:cs="Times New Roman"/>
          <w:sz w:val="24"/>
          <w:szCs w:val="24"/>
        </w:rPr>
      </w:pPr>
      <w:commentRangeStart w:id="241"/>
      <w:moveFrom w:id="242" w:author="Microsoft account" w:date="2021-08-19T16:38:00Z">
        <w:r w:rsidRPr="00B36F30" w:rsidDel="000D48BE">
          <w:rPr>
            <w:rFonts w:ascii="Times New Roman" w:hAnsi="Times New Roman" w:cs="Times New Roman"/>
            <w:sz w:val="24"/>
            <w:szCs w:val="24"/>
          </w:rPr>
          <w:t>Figure 1. Schematic diagram of the analytic study sample</w:t>
        </w:r>
        <w:commentRangeEnd w:id="241"/>
        <w:r w:rsidR="00E84BC8" w:rsidDel="000D48BE">
          <w:rPr>
            <w:rStyle w:val="CommentReference"/>
            <w:lang w:val="en-GB"/>
          </w:rPr>
          <w:commentReference w:id="241"/>
        </w:r>
      </w:moveFrom>
    </w:p>
    <w:moveFromRangeEnd w:id="200"/>
    <w:p w14:paraId="2F39314C" w14:textId="77777777" w:rsidR="0094614C" w:rsidRPr="0094614C" w:rsidRDefault="0094614C" w:rsidP="00B36F30">
      <w:pPr>
        <w:spacing w:after="0" w:line="480" w:lineRule="auto"/>
        <w:contextualSpacing/>
        <w:jc w:val="both"/>
        <w:rPr>
          <w:rFonts w:ascii="Times New Roman" w:hAnsi="Times New Roman" w:cs="Times New Roman"/>
          <w:sz w:val="24"/>
          <w:szCs w:val="24"/>
        </w:rPr>
      </w:pPr>
    </w:p>
    <w:p w14:paraId="6ADDC82F" w14:textId="116E02A1" w:rsidR="00200166" w:rsidRPr="00B36F30" w:rsidRDefault="00D075A2" w:rsidP="00067FD0">
      <w:pPr>
        <w:spacing w:after="0" w:line="480" w:lineRule="auto"/>
        <w:rPr>
          <w:rFonts w:ascii="Times New Roman" w:hAnsi="Times New Roman" w:cs="Times New Roman"/>
          <w:b/>
          <w:sz w:val="24"/>
          <w:szCs w:val="24"/>
        </w:rPr>
      </w:pPr>
      <w:commentRangeStart w:id="243"/>
      <w:commentRangeStart w:id="244"/>
      <w:r w:rsidRPr="00B36F30">
        <w:rPr>
          <w:rFonts w:ascii="Times New Roman" w:hAnsi="Times New Roman" w:cs="Times New Roman"/>
          <w:b/>
          <w:sz w:val="24"/>
          <w:szCs w:val="24"/>
        </w:rPr>
        <w:t>Outcome</w:t>
      </w:r>
      <w:commentRangeEnd w:id="243"/>
      <w:r w:rsidR="00C20273">
        <w:rPr>
          <w:rStyle w:val="CommentReference"/>
          <w:lang w:val="en-GB"/>
        </w:rPr>
        <w:commentReference w:id="243"/>
      </w:r>
      <w:commentRangeEnd w:id="244"/>
      <w:r w:rsidR="00BC0F72">
        <w:rPr>
          <w:rStyle w:val="CommentReference"/>
          <w:lang w:val="en-GB"/>
        </w:rPr>
        <w:commentReference w:id="244"/>
      </w:r>
    </w:p>
    <w:p w14:paraId="3C83FB68" w14:textId="652D9269" w:rsidR="000921AC" w:rsidRPr="00B36F30" w:rsidRDefault="00200166" w:rsidP="00067FD0">
      <w:pPr>
        <w:spacing w:after="0" w:line="480" w:lineRule="auto"/>
        <w:rPr>
          <w:rFonts w:ascii="Times New Roman" w:hAnsi="Times New Roman" w:cs="Times New Roman"/>
          <w:bCs/>
          <w:sz w:val="24"/>
          <w:szCs w:val="24"/>
        </w:rPr>
      </w:pPr>
      <w:r w:rsidRPr="00B36F30">
        <w:rPr>
          <w:rFonts w:ascii="Times New Roman" w:hAnsi="Times New Roman" w:cs="Times New Roman"/>
          <w:bCs/>
          <w:sz w:val="24"/>
          <w:szCs w:val="24"/>
        </w:rPr>
        <w:t xml:space="preserve">Respondents who have ever heard of AIDS were asked 9 </w:t>
      </w:r>
      <w:r w:rsidR="00A33392" w:rsidRPr="00A33392">
        <w:rPr>
          <w:rFonts w:ascii="Times New Roman" w:hAnsi="Times New Roman" w:cs="Times New Roman"/>
          <w:bCs/>
          <w:sz w:val="24"/>
          <w:szCs w:val="24"/>
        </w:rPr>
        <w:t xml:space="preserve">HIV knowledge and awareness related </w:t>
      </w:r>
      <w:r w:rsidRPr="00B36F30">
        <w:rPr>
          <w:rFonts w:ascii="Times New Roman" w:hAnsi="Times New Roman" w:cs="Times New Roman"/>
          <w:bCs/>
          <w:sz w:val="24"/>
          <w:szCs w:val="24"/>
        </w:rPr>
        <w:t>questions in 2012 and 2019 MICS survey and 10 questions were asked in 2006 MICS survey</w:t>
      </w:r>
      <w:ins w:id="245" w:author="Microsoft account" w:date="2021-08-19T16:40:00Z">
        <w:r w:rsidR="000D48BE">
          <w:rPr>
            <w:rFonts w:ascii="Times New Roman" w:hAnsi="Times New Roman" w:cs="Times New Roman"/>
            <w:bCs/>
            <w:sz w:val="24"/>
            <w:szCs w:val="24"/>
          </w:rPr>
          <w:t xml:space="preserve"> (Table 1).</w:t>
        </w:r>
      </w:ins>
      <w:r w:rsidRPr="00B36F30">
        <w:rPr>
          <w:rFonts w:ascii="Times New Roman" w:hAnsi="Times New Roman" w:cs="Times New Roman"/>
          <w:bCs/>
          <w:sz w:val="24"/>
          <w:szCs w:val="24"/>
        </w:rPr>
        <w:t xml:space="preserve"> </w:t>
      </w:r>
      <w:ins w:id="246" w:author="Microsoft account" w:date="2021-08-19T16:40:00Z">
        <w:r w:rsidR="000D48BE">
          <w:rPr>
            <w:rFonts w:ascii="Times New Roman" w:hAnsi="Times New Roman" w:cs="Times New Roman"/>
            <w:bCs/>
            <w:sz w:val="24"/>
            <w:szCs w:val="24"/>
          </w:rPr>
          <w:t>W</w:t>
        </w:r>
      </w:ins>
      <w:del w:id="247" w:author="Microsoft account" w:date="2021-08-19T16:40:00Z">
        <w:r w:rsidRPr="00B36F30" w:rsidDel="000D48BE">
          <w:rPr>
            <w:rFonts w:ascii="Times New Roman" w:hAnsi="Times New Roman" w:cs="Times New Roman"/>
            <w:bCs/>
            <w:sz w:val="24"/>
            <w:szCs w:val="24"/>
          </w:rPr>
          <w:delText>w</w:delText>
        </w:r>
      </w:del>
      <w:r w:rsidRPr="00B36F30">
        <w:rPr>
          <w:rFonts w:ascii="Times New Roman" w:hAnsi="Times New Roman" w:cs="Times New Roman"/>
          <w:bCs/>
          <w:sz w:val="24"/>
          <w:szCs w:val="24"/>
        </w:rPr>
        <w:t xml:space="preserve">here for each of the question, 1 was assigned for the correct answer and 0 was coded for the ‘wrong’ or ‘don’t know’ one. No deductions were done for any incorrect answer. Based on the summation of the scores, knowledge </w:t>
      </w:r>
      <w:ins w:id="248" w:author="Md Jamal Uddin" w:date="2021-08-02T08:01:00Z">
        <w:r w:rsidR="00935F15" w:rsidRPr="00A33392">
          <w:rPr>
            <w:rFonts w:ascii="Times New Roman" w:hAnsi="Times New Roman" w:cs="Times New Roman"/>
            <w:bCs/>
            <w:sz w:val="24"/>
            <w:szCs w:val="24"/>
          </w:rPr>
          <w:t xml:space="preserve">and awareness </w:t>
        </w:r>
      </w:ins>
      <w:r w:rsidRPr="00B36F30">
        <w:rPr>
          <w:rFonts w:ascii="Times New Roman" w:hAnsi="Times New Roman" w:cs="Times New Roman"/>
          <w:bCs/>
          <w:sz w:val="24"/>
          <w:szCs w:val="24"/>
        </w:rPr>
        <w:t>score was prepared which was used the outcome variable. In 2006 MICS survey, median was taken as 8 whereas medians were taken as 5 and 6 for 2012 and 2019 MICS survey</w:t>
      </w:r>
      <w:r w:rsidR="00385CCC">
        <w:rPr>
          <w:rFonts w:ascii="Times New Roman" w:hAnsi="Times New Roman" w:cs="Times New Roman"/>
          <w:bCs/>
          <w:sz w:val="24"/>
          <w:szCs w:val="24"/>
        </w:rPr>
        <w:t>.</w:t>
      </w:r>
      <w:r w:rsidRPr="00B36F30">
        <w:rPr>
          <w:rFonts w:ascii="Times New Roman" w:hAnsi="Times New Roman" w:cs="Times New Roman"/>
          <w:bCs/>
          <w:sz w:val="24"/>
          <w:szCs w:val="24"/>
        </w:rPr>
        <w:t xml:space="preserve"> </w:t>
      </w:r>
      <w:r w:rsidR="00385CCC" w:rsidRPr="00385CCC">
        <w:rPr>
          <w:rFonts w:ascii="Times New Roman" w:hAnsi="Times New Roman" w:cs="Times New Roman"/>
          <w:bCs/>
          <w:sz w:val="24"/>
          <w:szCs w:val="24"/>
        </w:rPr>
        <w:t>This</w:t>
      </w:r>
      <w:r w:rsidR="00385CCC">
        <w:rPr>
          <w:rFonts w:ascii="Times New Roman" w:hAnsi="Times New Roman" w:cs="Times New Roman"/>
          <w:bCs/>
          <w:sz w:val="24"/>
          <w:szCs w:val="24"/>
        </w:rPr>
        <w:t xml:space="preserve"> had a possible range of 0 to 10</w:t>
      </w:r>
      <w:r w:rsidR="00385CCC" w:rsidRPr="00385CCC">
        <w:rPr>
          <w:rFonts w:ascii="Times New Roman" w:hAnsi="Times New Roman" w:cs="Times New Roman"/>
          <w:bCs/>
          <w:sz w:val="24"/>
          <w:szCs w:val="24"/>
        </w:rPr>
        <w:t>, whereby higher scores indicated greater knowledge</w:t>
      </w:r>
      <w:ins w:id="249" w:author="Md Jamal Uddin" w:date="2021-08-02T08:01:00Z">
        <w:r w:rsidR="00935F15">
          <w:rPr>
            <w:rFonts w:ascii="Times New Roman" w:hAnsi="Times New Roman" w:cs="Times New Roman"/>
            <w:bCs/>
            <w:sz w:val="24"/>
            <w:szCs w:val="24"/>
          </w:rPr>
          <w:t xml:space="preserve"> </w:t>
        </w:r>
        <w:r w:rsidR="00935F15" w:rsidRPr="00A33392">
          <w:rPr>
            <w:rFonts w:ascii="Times New Roman" w:hAnsi="Times New Roman" w:cs="Times New Roman"/>
            <w:bCs/>
            <w:sz w:val="24"/>
            <w:szCs w:val="24"/>
          </w:rPr>
          <w:t>and awareness</w:t>
        </w:r>
      </w:ins>
      <w:r w:rsidR="00385CCC" w:rsidRPr="00385CCC">
        <w:rPr>
          <w:rFonts w:ascii="Times New Roman" w:hAnsi="Times New Roman" w:cs="Times New Roman"/>
          <w:bCs/>
          <w:sz w:val="24"/>
          <w:szCs w:val="24"/>
        </w:rPr>
        <w:t xml:space="preserve"> of HIV. Finally, scores greater than or equals to </w:t>
      </w:r>
      <w:r w:rsidR="00385CCC">
        <w:rPr>
          <w:rFonts w:ascii="Times New Roman" w:hAnsi="Times New Roman" w:cs="Times New Roman"/>
          <w:bCs/>
          <w:sz w:val="24"/>
          <w:szCs w:val="24"/>
        </w:rPr>
        <w:t>the median</w:t>
      </w:r>
      <w:r w:rsidR="00A1037C">
        <w:rPr>
          <w:rFonts w:ascii="Times New Roman" w:hAnsi="Times New Roman" w:cs="Times New Roman"/>
          <w:bCs/>
          <w:sz w:val="24"/>
          <w:szCs w:val="24"/>
        </w:rPr>
        <w:fldChar w:fldCharType="begin" w:fldLock="1"/>
      </w:r>
      <w:r w:rsidR="00F6257B">
        <w:rPr>
          <w:rFonts w:ascii="Times New Roman" w:hAnsi="Times New Roman" w:cs="Times New Roman"/>
          <w:bCs/>
          <w:sz w:val="24"/>
          <w:szCs w:val="24"/>
        </w:rPr>
        <w:instrText>ADDIN CSL_CITATION {"citationItems":[{"id":"ITEM-1","itemData":{"DOI":"10.1080/10826080500410991","ISSN":"1082-6084","PMID":"16467010","abstract":"A study was conducted in June 2004 to find out the epidemiology of HIV infection among injecting drug users (IDUs) of Darjeeling District of West Bengal, eastern India. The district headquarter, Darjeeling town, also known as \"Queen of Hills,\" is a beautiful spot situated in Himalayan West Bengal that attracts a large number of tourists each year from all over the world. Another unique feature of the district is that it has international boundaries with three countries, Nepal, Bhutan, and Bangladesh. Siliguri, the part of the district on plains, acts as a transit station for these countries as well as to the entire Himalayan region of West Bengal and neighboring state, Sikkim. It is also a transit point to all northeastern states of India: Assam, Arunachal Pradesh, Nagaland, Manipur, Mizoram, Meghalaya, and Tripura. Two hundred twenty-eight study subjects (IDUs) were included in this community-based cross-sectional study from all four subdivisions of the district. Informed consent was obtained, and then personal interviews, followed by blood testing were performed using unlinked anonymous procedure. The study revealed that overall HIV seroprevalence among IDUs was 11.8% (n = 27; 95% confidence interval, 7.9-16.7), whereas seroprevalence of hepatitis C was found to be 47.7% (n = 97). Prevalence of HIV was higher in subjects from hill districts (13.5%) compared with subjects from the plains (9.2%). It also revealed that most IDUs (75.3%) used \"brown sugar,\" an impure form of heroin, as their major addictive substance followed by injection norphine. Sharing of injecting equipment was found to be as high as 67% among IDUs, and sharing of drugs from common ampules was found to be 35.5% of the studied subjects (n = 93). Most subjects (96%) were found to clean their injecting paraphernalia with plain water. Most IDUs (98%) were found to inject intravenously. About 52% of IDUs visited sex workers one or more times within the last 1 year, and 15% of the interviewed subjects (n = 93) reported to suffer from sexually transmitted diseases during the same period. All the IDUs knew about HIV/AIDS. About 69% of the subjects knew that apparently healthy looking person might have HIV infection. HIV was found to be associated significantly with age of the injectors and duration of injecting practices. The study revealed the epidemic of HIV and hepatitis C among IDU populations at this bordering district of West Bengal for the first time that requires urgent intervention …","author":[{"dropping-particle":"","family":"K","given":"Sarkar","non-dropping-particle":"","parse-names":false,"suffix":""},{"dropping-particle":"","family":"B","given":"Bal","non-dropping-particle":"","parse-names":false,"suffix":""},{"dropping-particle":"","family":"R","given":"Mukherjee","non-dropping-particle":"","parse-names":false,"suffix":""},{"dropping-particle":"","family":"S","given":"Chakraborty","non-dropping-particle":"","parse-names":false,"suffix":""},{"dropping-particle":"","family":"SK","given":"Niyogi","non-dropping-particle":"","parse-names":false,"suffix":""},{"dropping-particle":"","family":"MK","given":"Saha","non-dropping-particle":"","parse-names":false,"suffix":""},{"dropping-particle":"","family":"SK","given":"Bhattacharya","non-dropping-particle":"","parse-names":false,"suffix":""}],"container-title":"Substance use &amp; misuse","id":"ITEM-1","issue":"3","issued":{"date-parts":[["2006"]]},"page":"341-352","publisher":"Subst Use Misuse","title":"Epidemic of HIV coupled with hepatitis C virus among injecting drug users of Himalayan West Bengal, Eastern India, Bordering Nepal, Bhutan, and Bangladesh","type":"article-journal","volume":"41"},"uris":["http://www.mendeley.com/documents/?uuid=339a628d-7c3e-3c24-b0b5-95eef3d5bd21"]}],"mendeley":{"formattedCitation":"&lt;sup&gt;23&lt;/sup&gt;","plainTextFormattedCitation":"23","previouslyFormattedCitation":"&lt;sup&gt;23&lt;/sup&gt;"},"properties":{"noteIndex":0},"schema":"https://github.com/citation-style-language/schema/raw/master/csl-citation.json"}</w:instrText>
      </w:r>
      <w:r w:rsidR="00A1037C">
        <w:rPr>
          <w:rFonts w:ascii="Times New Roman" w:hAnsi="Times New Roman" w:cs="Times New Roman"/>
          <w:bCs/>
          <w:sz w:val="24"/>
          <w:szCs w:val="24"/>
        </w:rPr>
        <w:fldChar w:fldCharType="separate"/>
      </w:r>
      <w:r w:rsidR="00AB71FE" w:rsidRPr="00AB71FE">
        <w:rPr>
          <w:rFonts w:ascii="Times New Roman" w:hAnsi="Times New Roman" w:cs="Times New Roman"/>
          <w:bCs/>
          <w:noProof/>
          <w:sz w:val="24"/>
          <w:szCs w:val="24"/>
          <w:vertAlign w:val="superscript"/>
        </w:rPr>
        <w:t>23</w:t>
      </w:r>
      <w:r w:rsidR="00A1037C">
        <w:rPr>
          <w:rFonts w:ascii="Times New Roman" w:hAnsi="Times New Roman" w:cs="Times New Roman"/>
          <w:bCs/>
          <w:sz w:val="24"/>
          <w:szCs w:val="24"/>
        </w:rPr>
        <w:fldChar w:fldCharType="end"/>
      </w:r>
      <w:r w:rsidR="00385CCC" w:rsidRPr="00385CCC">
        <w:rPr>
          <w:rFonts w:ascii="Times New Roman" w:hAnsi="Times New Roman" w:cs="Times New Roman"/>
          <w:bCs/>
          <w:sz w:val="24"/>
          <w:szCs w:val="24"/>
        </w:rPr>
        <w:t xml:space="preserve"> were assigned to ‘High score’ category and the rest scores were treated as to fall in the category, ‘Low score’</w:t>
      </w:r>
      <w:r w:rsidR="00A1037C">
        <w:rPr>
          <w:rFonts w:ascii="Times New Roman" w:hAnsi="Times New Roman" w:cs="Times New Roman"/>
          <w:bCs/>
          <w:sz w:val="24"/>
          <w:szCs w:val="24"/>
        </w:rPr>
        <w:fldChar w:fldCharType="begin" w:fldLock="1"/>
      </w:r>
      <w:r w:rsidR="00F361FD">
        <w:rPr>
          <w:rFonts w:ascii="Times New Roman" w:hAnsi="Times New Roman" w:cs="Times New Roman"/>
          <w:bCs/>
          <w:sz w:val="24"/>
          <w:szCs w:val="24"/>
        </w:rPr>
        <w:instrText>ADDIN CSL_CITATION {"citationItems":[{"id":"ITEM-1","itemData":{"DOI":"10.3329/seajph.v5i1.24849","ISSN":"2220-9476","abstract":"Globally, the spread of HIV/AIDS has become a major health concern due to its pandemic proportions. Although people of any age are vulnerable to HIV, the younger populace are more at risk of becoming infected due to their lifestyle choices. The aim of the study was to assess the level of HIV-related knowledge among undergraduate university students using the HIV-KQ-18 scale, and thereby determine a relationship between the selected demographic variables and HIV knowledge. A cross-sectional study was conducted among 405 students enrolled in a Malaysian University, using a self-administered questionnaire. The HIV-KQ-18 scale was used to measure participants’ basic knowledge about HIV, modes of its transmission and prevention. The study indicated that majority of the students (64%) had adequate HIV-related knowledge. Accounting for socio-demographics, it was noted that lower age group, male and Faculty of Science students were the variables associated with higher HIV knowledge scores. Multiple regression analysis predicted three variables namely gender, faculty and relationship status as being significantly associated with knowledge. Essentially, findings from the study indicate significant differences in the gendered knowledge of HIV, demonstrating a need to conduct more gender-based studies in different settings. Furthermore, it is recommended that age and gender specific educational interventions strategies could be implemented to address misconceptions about HIV, modes of its transmission and effective prevention.South East Asia Journal of Public Health Vol.5(1) 2015: 33-38","author":[{"dropping-particle":"","family":"Talwar","given":"Prashanth","non-dropping-particle":"","parse-names":false,"suffix":""},{"dropping-particle":"","family":"Rahman","given":"Mohd Fadzil B Abd","non-dropping-particle":"","parse-names":false,"suffix":""}],"container-title":"South East Asia Journal of Public Health","id":"ITEM-1","issue":"1","issued":{"date-parts":[["2015"]]},"page":"33-38","title":"Assessment of HIV knowledge among university students using the HIV-KQ-18 scale: A cross-sectional study","type":"article-journal","volume":"5"},"uris":["http://www.mendeley.com/documents/?uuid=c646659f-3990-4060-9485-09d3a60ca31a"]}],"mendeley":{"formattedCitation":"&lt;sup&gt;24&lt;/sup&gt;","plainTextFormattedCitation":"24","previouslyFormattedCitation":"&lt;sup&gt;24&lt;/sup&gt;"},"properties":{"noteIndex":0},"schema":"https://github.com/citation-style-language/schema/raw/master/csl-citation.json"}</w:instrText>
      </w:r>
      <w:r w:rsidR="00A1037C">
        <w:rPr>
          <w:rFonts w:ascii="Times New Roman" w:hAnsi="Times New Roman" w:cs="Times New Roman"/>
          <w:bCs/>
          <w:sz w:val="24"/>
          <w:szCs w:val="24"/>
        </w:rPr>
        <w:fldChar w:fldCharType="separate"/>
      </w:r>
      <w:r w:rsidR="00AB71FE" w:rsidRPr="00AB71FE">
        <w:rPr>
          <w:rFonts w:ascii="Times New Roman" w:hAnsi="Times New Roman" w:cs="Times New Roman"/>
          <w:bCs/>
          <w:noProof/>
          <w:sz w:val="24"/>
          <w:szCs w:val="24"/>
          <w:vertAlign w:val="superscript"/>
        </w:rPr>
        <w:t>24</w:t>
      </w:r>
      <w:r w:rsidR="00A1037C">
        <w:rPr>
          <w:rFonts w:ascii="Times New Roman" w:hAnsi="Times New Roman" w:cs="Times New Roman"/>
          <w:bCs/>
          <w:sz w:val="24"/>
          <w:szCs w:val="24"/>
        </w:rPr>
        <w:fldChar w:fldCharType="end"/>
      </w:r>
      <w:r w:rsidR="00385CCC" w:rsidRPr="00385CCC">
        <w:rPr>
          <w:rFonts w:ascii="Times New Roman" w:hAnsi="Times New Roman" w:cs="Times New Roman"/>
          <w:bCs/>
          <w:sz w:val="24"/>
          <w:szCs w:val="24"/>
        </w:rPr>
        <w:t>.</w:t>
      </w:r>
    </w:p>
    <w:p w14:paraId="47F97A78" w14:textId="63113897" w:rsidR="00200166" w:rsidRPr="00B36F30" w:rsidRDefault="00A1037C" w:rsidP="00067FD0">
      <w:pPr>
        <w:spacing w:after="0" w:line="480" w:lineRule="auto"/>
        <w:rPr>
          <w:rFonts w:ascii="Times New Roman" w:hAnsi="Times New Roman" w:cs="Times New Roman"/>
          <w:b/>
          <w:sz w:val="24"/>
          <w:szCs w:val="24"/>
        </w:rPr>
      </w:pPr>
      <w:r>
        <w:rPr>
          <w:rFonts w:ascii="Times New Roman" w:hAnsi="Times New Roman" w:cs="Times New Roman"/>
          <w:b/>
          <w:sz w:val="24"/>
          <w:szCs w:val="24"/>
        </w:rPr>
        <w:t>Covariates</w:t>
      </w:r>
    </w:p>
    <w:p w14:paraId="4379A11F" w14:textId="48E30DE4" w:rsidR="00200166" w:rsidRPr="00A1037C" w:rsidRDefault="00200166" w:rsidP="00067FD0">
      <w:pPr>
        <w:spacing w:after="0" w:line="480" w:lineRule="auto"/>
        <w:rPr>
          <w:rFonts w:ascii="Times New Roman" w:hAnsi="Times New Roman" w:cs="Times New Roman"/>
          <w:bCs/>
          <w:sz w:val="24"/>
          <w:szCs w:val="24"/>
        </w:rPr>
      </w:pPr>
      <w:r w:rsidRPr="00B36F30">
        <w:rPr>
          <w:rFonts w:ascii="Times New Roman" w:hAnsi="Times New Roman" w:cs="Times New Roman"/>
          <w:bCs/>
          <w:sz w:val="24"/>
          <w:szCs w:val="24"/>
        </w:rPr>
        <w:t>A set of covariates such as ten years age group</w:t>
      </w:r>
      <w:ins w:id="250" w:author="Chowdhury,Muhammad Abdul Baker" w:date="2021-07-30T22:31:00Z">
        <w:r w:rsidR="00C20273">
          <w:rPr>
            <w:rFonts w:ascii="Times New Roman" w:hAnsi="Times New Roman" w:cs="Times New Roman"/>
            <w:bCs/>
            <w:sz w:val="24"/>
            <w:szCs w:val="24"/>
          </w:rPr>
          <w:t xml:space="preserve"> (15-24, 25-34, 35-44, 45+</w:t>
        </w:r>
      </w:ins>
      <w:del w:id="251" w:author="Chowdhury,Muhammad Abdul Baker" w:date="2021-07-30T22:31:00Z">
        <w:r w:rsidRPr="00B36F30" w:rsidDel="00C20273">
          <w:rPr>
            <w:rFonts w:ascii="Times New Roman" w:hAnsi="Times New Roman" w:cs="Times New Roman"/>
            <w:bCs/>
            <w:sz w:val="24"/>
            <w:szCs w:val="24"/>
          </w:rPr>
          <w:delText>,</w:delText>
        </w:r>
      </w:del>
      <w:ins w:id="252" w:author="Chowdhury,Muhammad Abdul Baker" w:date="2021-07-30T22:31:00Z">
        <w:r w:rsidR="00C20273">
          <w:rPr>
            <w:rFonts w:ascii="Times New Roman" w:hAnsi="Times New Roman" w:cs="Times New Roman"/>
            <w:bCs/>
            <w:sz w:val="24"/>
            <w:szCs w:val="24"/>
          </w:rPr>
          <w:t>),</w:t>
        </w:r>
      </w:ins>
      <w:r w:rsidRPr="00B36F30">
        <w:rPr>
          <w:rFonts w:ascii="Times New Roman" w:hAnsi="Times New Roman" w:cs="Times New Roman"/>
          <w:bCs/>
          <w:sz w:val="24"/>
          <w:szCs w:val="24"/>
        </w:rPr>
        <w:t xml:space="preserve"> residency type, respondent’s education, religion, wealth index, household’ education level, access to mass media and religion were used for this study. Two back-to-back 5 years age groups were merged to generate the 10 years age group variable. Access to mass media variable was generated by respondent’s condition to reach to at least one of three mediums t</w:t>
      </w:r>
      <w:r w:rsidR="00A1037C">
        <w:rPr>
          <w:rFonts w:ascii="Times New Roman" w:hAnsi="Times New Roman" w:cs="Times New Roman"/>
          <w:bCs/>
          <w:sz w:val="24"/>
          <w:szCs w:val="24"/>
        </w:rPr>
        <w:t xml:space="preserve">elevision, newspaper or radio. </w:t>
      </w:r>
    </w:p>
    <w:p w14:paraId="2C2702C5" w14:textId="062598BF" w:rsidR="00200166" w:rsidRPr="00B36F30" w:rsidRDefault="00A1037C" w:rsidP="00067FD0">
      <w:pPr>
        <w:spacing w:after="0" w:line="480" w:lineRule="auto"/>
        <w:rPr>
          <w:rFonts w:ascii="Times New Roman" w:hAnsi="Times New Roman" w:cs="Times New Roman"/>
          <w:b/>
          <w:sz w:val="24"/>
          <w:szCs w:val="24"/>
        </w:rPr>
      </w:pPr>
      <w:commentRangeStart w:id="253"/>
      <w:commentRangeStart w:id="254"/>
      <w:commentRangeStart w:id="255"/>
      <w:commentRangeStart w:id="256"/>
      <w:r>
        <w:rPr>
          <w:rFonts w:ascii="Times New Roman" w:hAnsi="Times New Roman" w:cs="Times New Roman"/>
          <w:b/>
          <w:sz w:val="24"/>
          <w:szCs w:val="24"/>
        </w:rPr>
        <w:t>Statistical analysis</w:t>
      </w:r>
      <w:commentRangeEnd w:id="253"/>
      <w:r w:rsidR="00C20273">
        <w:rPr>
          <w:rStyle w:val="CommentReference"/>
          <w:lang w:val="en-GB"/>
        </w:rPr>
        <w:commentReference w:id="253"/>
      </w:r>
      <w:commentRangeEnd w:id="254"/>
      <w:commentRangeEnd w:id="255"/>
      <w:r w:rsidR="00451FCA">
        <w:rPr>
          <w:rStyle w:val="CommentReference"/>
          <w:lang w:val="en-GB"/>
        </w:rPr>
        <w:commentReference w:id="254"/>
      </w:r>
      <w:r w:rsidR="00935F15">
        <w:rPr>
          <w:rStyle w:val="CommentReference"/>
          <w:lang w:val="en-GB"/>
        </w:rPr>
        <w:commentReference w:id="255"/>
      </w:r>
      <w:commentRangeEnd w:id="256"/>
      <w:r w:rsidR="00D55B03">
        <w:rPr>
          <w:rStyle w:val="CommentReference"/>
          <w:lang w:val="en-GB"/>
        </w:rPr>
        <w:commentReference w:id="256"/>
      </w:r>
    </w:p>
    <w:p w14:paraId="2FF5CADE" w14:textId="2EE13854" w:rsidR="003F4A1C" w:rsidRDefault="00200166" w:rsidP="00067FD0">
      <w:pPr>
        <w:spacing w:after="0" w:line="480" w:lineRule="auto"/>
        <w:rPr>
          <w:ins w:id="257" w:author="Microsoft account" w:date="2021-08-31T00:34:00Z"/>
          <w:rFonts w:ascii="Times New Roman" w:hAnsi="Times New Roman" w:cs="Times New Roman"/>
          <w:sz w:val="24"/>
          <w:szCs w:val="24"/>
        </w:rPr>
      </w:pPr>
      <w:del w:id="258" w:author="Microsoft account" w:date="2021-08-19T21:10:00Z">
        <w:r w:rsidRPr="00B36F30" w:rsidDel="00413ADD">
          <w:rPr>
            <w:rFonts w:ascii="Times New Roman" w:hAnsi="Times New Roman" w:cs="Times New Roman"/>
            <w:sz w:val="24"/>
            <w:szCs w:val="24"/>
          </w:rPr>
          <w:delText xml:space="preserve">To </w:delText>
        </w:r>
        <w:commentRangeStart w:id="259"/>
        <w:r w:rsidRPr="009A5DD9" w:rsidDel="00413ADD">
          <w:rPr>
            <w:rFonts w:ascii="Times New Roman" w:hAnsi="Times New Roman" w:cs="Times New Roman"/>
            <w:color w:val="FF0000"/>
            <w:sz w:val="24"/>
            <w:szCs w:val="24"/>
          </w:rPr>
          <w:delText xml:space="preserve">generate </w:delText>
        </w:r>
        <w:commentRangeEnd w:id="259"/>
        <w:r w:rsidR="00C657C9" w:rsidDel="00413ADD">
          <w:rPr>
            <w:rStyle w:val="CommentReference"/>
            <w:lang w:val="en-GB"/>
          </w:rPr>
          <w:commentReference w:id="259"/>
        </w:r>
        <w:r w:rsidRPr="00B36F30" w:rsidDel="00413ADD">
          <w:rPr>
            <w:rFonts w:ascii="Times New Roman" w:hAnsi="Times New Roman" w:cs="Times New Roman"/>
            <w:sz w:val="24"/>
            <w:szCs w:val="24"/>
          </w:rPr>
          <w:delText xml:space="preserve">the association between score categories and socio-demographic characteristics of respondents at the individual level, </w:delText>
        </w:r>
        <w:commentRangeStart w:id="260"/>
        <w:r w:rsidRPr="00992980" w:rsidDel="00413ADD">
          <w:rPr>
            <w:rFonts w:ascii="Times New Roman" w:hAnsi="Times New Roman" w:cs="Times New Roman"/>
            <w:color w:val="FF0000"/>
            <w:sz w:val="24"/>
            <w:szCs w:val="24"/>
          </w:rPr>
          <w:delText xml:space="preserve">Binary logistic regression (Chi square test) </w:delText>
        </w:r>
        <w:commentRangeEnd w:id="260"/>
        <w:r w:rsidR="00C657C9" w:rsidDel="00413ADD">
          <w:rPr>
            <w:rStyle w:val="CommentReference"/>
            <w:lang w:val="en-GB"/>
          </w:rPr>
          <w:commentReference w:id="260"/>
        </w:r>
        <w:r w:rsidRPr="00B36F30" w:rsidDel="00413ADD">
          <w:rPr>
            <w:rFonts w:ascii="Times New Roman" w:hAnsi="Times New Roman" w:cs="Times New Roman"/>
            <w:sz w:val="24"/>
            <w:szCs w:val="24"/>
          </w:rPr>
          <w:delText xml:space="preserve">was conducted counting </w:delText>
        </w:r>
        <w:r w:rsidRPr="00992980" w:rsidDel="00413ADD">
          <w:rPr>
            <w:rFonts w:ascii="Times New Roman" w:hAnsi="Times New Roman" w:cs="Times New Roman"/>
            <w:color w:val="FF0000"/>
            <w:sz w:val="24"/>
            <w:szCs w:val="24"/>
          </w:rPr>
          <w:delText xml:space="preserve">two dependent </w:delText>
        </w:r>
        <w:r w:rsidRPr="00B36F30" w:rsidDel="00413ADD">
          <w:rPr>
            <w:rFonts w:ascii="Times New Roman" w:hAnsi="Times New Roman" w:cs="Times New Roman"/>
            <w:sz w:val="24"/>
            <w:szCs w:val="24"/>
          </w:rPr>
          <w:delText>variables in the regression model. Variables with a probability of its score statistic less than 0.05 were included in the model.</w:delText>
        </w:r>
      </w:del>
      <w:ins w:id="261" w:author="Microsoft account" w:date="2021-08-19T20:20:00Z">
        <w:r w:rsidR="00BC584A" w:rsidRPr="00BC584A">
          <w:rPr>
            <w:rFonts w:ascii="Times New Roman" w:hAnsi="Times New Roman" w:cs="Times New Roman"/>
            <w:sz w:val="24"/>
            <w:szCs w:val="24"/>
          </w:rPr>
          <w:t xml:space="preserve">Descriptive statistics of each of the selected covariates and distribution of </w:t>
        </w:r>
      </w:ins>
      <w:ins w:id="262" w:author="Microsoft account" w:date="2021-08-19T20:59:00Z">
        <w:r w:rsidR="00140638">
          <w:rPr>
            <w:rFonts w:ascii="Times New Roman" w:hAnsi="Times New Roman" w:cs="Times New Roman"/>
            <w:sz w:val="24"/>
            <w:szCs w:val="24"/>
          </w:rPr>
          <w:t>HIV score</w:t>
        </w:r>
      </w:ins>
      <w:ins w:id="263" w:author="Microsoft account" w:date="2021-08-19T21:03:00Z">
        <w:r w:rsidR="00140638">
          <w:rPr>
            <w:rFonts w:ascii="Times New Roman" w:hAnsi="Times New Roman" w:cs="Times New Roman"/>
            <w:sz w:val="24"/>
            <w:szCs w:val="24"/>
          </w:rPr>
          <w:t xml:space="preserve"> categories</w:t>
        </w:r>
      </w:ins>
      <w:ins w:id="264" w:author="Microsoft account" w:date="2021-08-19T20:20:00Z">
        <w:r w:rsidR="00BC584A" w:rsidRPr="00BC584A">
          <w:rPr>
            <w:rFonts w:ascii="Times New Roman" w:hAnsi="Times New Roman" w:cs="Times New Roman"/>
            <w:sz w:val="24"/>
            <w:szCs w:val="24"/>
          </w:rPr>
          <w:t xml:space="preserve"> were shown by adjusting the sampling weight of the survey. Similarly, weighted percentages were calculated</w:t>
        </w:r>
      </w:ins>
      <w:ins w:id="265" w:author="Microsoft account" w:date="2021-08-19T21:03:00Z">
        <w:r w:rsidR="00140638">
          <w:rPr>
            <w:rFonts w:ascii="Times New Roman" w:hAnsi="Times New Roman" w:cs="Times New Roman"/>
            <w:sz w:val="24"/>
            <w:szCs w:val="24"/>
          </w:rPr>
          <w:t xml:space="preserve"> </w:t>
        </w:r>
      </w:ins>
      <w:ins w:id="266" w:author="Microsoft account" w:date="2021-08-19T21:05:00Z">
        <w:r w:rsidR="00413ADD">
          <w:rPr>
            <w:rFonts w:ascii="Times New Roman" w:hAnsi="Times New Roman" w:cs="Times New Roman"/>
            <w:sz w:val="24"/>
            <w:szCs w:val="24"/>
          </w:rPr>
          <w:t xml:space="preserve">and </w:t>
        </w:r>
        <w:r w:rsidR="00413ADD" w:rsidRPr="00BC584A">
          <w:rPr>
            <w:rFonts w:ascii="Times New Roman" w:hAnsi="Times New Roman" w:cs="Times New Roman"/>
            <w:sz w:val="24"/>
            <w:szCs w:val="24"/>
          </w:rPr>
          <w:t>Pearson’s</w:t>
        </w:r>
        <w:r w:rsidR="00140638" w:rsidRPr="00BC584A">
          <w:rPr>
            <w:rFonts w:ascii="Times New Roman" w:hAnsi="Times New Roman" w:cs="Times New Roman"/>
            <w:sz w:val="24"/>
            <w:szCs w:val="24"/>
          </w:rPr>
          <w:t xml:space="preserve"> chi-squared test was used to determine the association between </w:t>
        </w:r>
        <w:r w:rsidR="00413ADD">
          <w:rPr>
            <w:rFonts w:ascii="Times New Roman" w:hAnsi="Times New Roman" w:cs="Times New Roman"/>
            <w:sz w:val="24"/>
            <w:szCs w:val="24"/>
          </w:rPr>
          <w:t>HIV score categories</w:t>
        </w:r>
        <w:r w:rsidR="00140638" w:rsidRPr="00BC584A">
          <w:rPr>
            <w:rFonts w:ascii="Times New Roman" w:hAnsi="Times New Roman" w:cs="Times New Roman"/>
            <w:sz w:val="24"/>
            <w:szCs w:val="24"/>
          </w:rPr>
          <w:t xml:space="preserve"> and other </w:t>
        </w:r>
      </w:ins>
      <w:ins w:id="267" w:author="Microsoft account" w:date="2021-08-19T20:20:00Z">
        <w:r w:rsidR="00413ADD">
          <w:rPr>
            <w:rFonts w:ascii="Times New Roman" w:hAnsi="Times New Roman" w:cs="Times New Roman"/>
            <w:sz w:val="24"/>
            <w:szCs w:val="24"/>
          </w:rPr>
          <w:t>socio-demographic</w:t>
        </w:r>
        <w:r w:rsidR="00BC584A" w:rsidRPr="00BC584A">
          <w:rPr>
            <w:rFonts w:ascii="Times New Roman" w:hAnsi="Times New Roman" w:cs="Times New Roman"/>
            <w:sz w:val="24"/>
            <w:szCs w:val="24"/>
          </w:rPr>
          <w:t xml:space="preserve"> characteri</w:t>
        </w:r>
        <w:r w:rsidR="00413ADD">
          <w:rPr>
            <w:rFonts w:ascii="Times New Roman" w:hAnsi="Times New Roman" w:cs="Times New Roman"/>
            <w:sz w:val="24"/>
            <w:szCs w:val="24"/>
          </w:rPr>
          <w:t>stics</w:t>
        </w:r>
        <w:r w:rsidR="00BC584A" w:rsidRPr="00BC584A">
          <w:rPr>
            <w:rFonts w:ascii="Times New Roman" w:hAnsi="Times New Roman" w:cs="Times New Roman"/>
            <w:sz w:val="24"/>
            <w:szCs w:val="24"/>
          </w:rPr>
          <w:t xml:space="preserve">. As our outcome is a </w:t>
        </w:r>
      </w:ins>
      <w:ins w:id="268" w:author="Microsoft account" w:date="2021-08-19T21:07:00Z">
        <w:r w:rsidR="00413ADD">
          <w:rPr>
            <w:rFonts w:ascii="Times New Roman" w:hAnsi="Times New Roman" w:cs="Times New Roman"/>
            <w:sz w:val="24"/>
            <w:szCs w:val="24"/>
          </w:rPr>
          <w:t>binary</w:t>
        </w:r>
      </w:ins>
      <w:ins w:id="269" w:author="Microsoft account" w:date="2021-08-19T20:20:00Z">
        <w:r w:rsidR="00BC584A" w:rsidRPr="00BC584A">
          <w:rPr>
            <w:rFonts w:ascii="Times New Roman" w:hAnsi="Times New Roman" w:cs="Times New Roman"/>
            <w:sz w:val="24"/>
            <w:szCs w:val="24"/>
          </w:rPr>
          <w:t xml:space="preserve"> </w:t>
        </w:r>
        <w:r w:rsidR="00BC584A" w:rsidRPr="00BC584A">
          <w:rPr>
            <w:rFonts w:ascii="Times New Roman" w:hAnsi="Times New Roman" w:cs="Times New Roman"/>
            <w:sz w:val="24"/>
            <w:szCs w:val="24"/>
          </w:rPr>
          <w:lastRenderedPageBreak/>
          <w:t xml:space="preserve">variable, we first applied </w:t>
        </w:r>
      </w:ins>
      <w:ins w:id="270" w:author="Microsoft account" w:date="2021-08-19T21:07:00Z">
        <w:r w:rsidR="00413ADD">
          <w:rPr>
            <w:rFonts w:ascii="Times New Roman" w:hAnsi="Times New Roman" w:cs="Times New Roman"/>
            <w:sz w:val="24"/>
            <w:szCs w:val="24"/>
          </w:rPr>
          <w:t>logistic</w:t>
        </w:r>
      </w:ins>
      <w:ins w:id="271" w:author="Microsoft account" w:date="2021-08-19T20:20:00Z">
        <w:r w:rsidR="004F7702">
          <w:rPr>
            <w:rFonts w:ascii="Times New Roman" w:hAnsi="Times New Roman" w:cs="Times New Roman"/>
            <w:sz w:val="24"/>
            <w:szCs w:val="24"/>
          </w:rPr>
          <w:t xml:space="preserve"> regression models. </w:t>
        </w:r>
      </w:ins>
      <w:ins w:id="272" w:author="Microsoft account" w:date="2021-09-05T01:57:00Z">
        <w:r w:rsidR="004F7702">
          <w:rPr>
            <w:rFonts w:ascii="Times New Roman" w:hAnsi="Times New Roman" w:cs="Times New Roman"/>
            <w:sz w:val="24"/>
            <w:szCs w:val="24"/>
          </w:rPr>
          <w:t>T</w:t>
        </w:r>
      </w:ins>
      <w:ins w:id="273" w:author="Microsoft account" w:date="2021-09-05T01:58:00Z">
        <w:r w:rsidR="004F7702">
          <w:rPr>
            <w:rFonts w:ascii="Times New Roman" w:hAnsi="Times New Roman" w:cs="Times New Roman"/>
            <w:sz w:val="24"/>
            <w:szCs w:val="24"/>
          </w:rPr>
          <w:t>hen, we</w:t>
        </w:r>
      </w:ins>
      <w:ins w:id="274" w:author="Microsoft account" w:date="2021-08-19T20:20:00Z">
        <w:r w:rsidR="00BC584A" w:rsidRPr="00BC584A">
          <w:rPr>
            <w:rFonts w:ascii="Times New Roman" w:hAnsi="Times New Roman" w:cs="Times New Roman"/>
            <w:sz w:val="24"/>
            <w:szCs w:val="24"/>
          </w:rPr>
          <w:t xml:space="preserve"> fitted univariate models using all potential covariates</w:t>
        </w:r>
      </w:ins>
      <w:ins w:id="275" w:author="Microsoft account" w:date="2021-08-19T21:09:00Z">
        <w:r w:rsidR="00413ADD">
          <w:rPr>
            <w:rFonts w:ascii="Times New Roman" w:hAnsi="Times New Roman" w:cs="Times New Roman"/>
            <w:sz w:val="24"/>
            <w:szCs w:val="24"/>
          </w:rPr>
          <w:t xml:space="preserve"> with HIV score category variable</w:t>
        </w:r>
      </w:ins>
      <w:ins w:id="276" w:author="Microsoft account" w:date="2021-08-19T20:20:00Z">
        <w:r w:rsidR="00413ADD">
          <w:rPr>
            <w:rFonts w:ascii="Times New Roman" w:hAnsi="Times New Roman" w:cs="Times New Roman"/>
            <w:sz w:val="24"/>
            <w:szCs w:val="24"/>
          </w:rPr>
          <w:t>. We used p—value of ≤ 0.</w:t>
        </w:r>
        <w:r w:rsidR="00BC584A" w:rsidRPr="00BC584A">
          <w:rPr>
            <w:rFonts w:ascii="Times New Roman" w:hAnsi="Times New Roman" w:cs="Times New Roman"/>
            <w:sz w:val="24"/>
            <w:szCs w:val="24"/>
          </w:rPr>
          <w:t>0</w:t>
        </w:r>
      </w:ins>
      <w:ins w:id="277" w:author="Microsoft account" w:date="2021-08-19T21:09:00Z">
        <w:r w:rsidR="00413ADD">
          <w:rPr>
            <w:rFonts w:ascii="Times New Roman" w:hAnsi="Times New Roman" w:cs="Times New Roman"/>
            <w:sz w:val="24"/>
            <w:szCs w:val="24"/>
          </w:rPr>
          <w:t>5</w:t>
        </w:r>
      </w:ins>
      <w:ins w:id="278" w:author="Microsoft account" w:date="2021-08-19T20:20:00Z">
        <w:r w:rsidR="00BC584A" w:rsidRPr="00BC584A">
          <w:rPr>
            <w:rFonts w:ascii="Times New Roman" w:hAnsi="Times New Roman" w:cs="Times New Roman"/>
            <w:sz w:val="24"/>
            <w:szCs w:val="24"/>
          </w:rPr>
          <w:t xml:space="preserve"> as a criterion to include covariates in the multivariable models. We used stepwise procedures to select the best model. Therefore, in our final model, we had included all significant covariates and some key variables related to the outcome. </w:t>
        </w:r>
      </w:ins>
    </w:p>
    <w:p w14:paraId="7C7F2984" w14:textId="4A30EE0D" w:rsidR="00C06BBD" w:rsidRDefault="003F4A1C">
      <w:pPr>
        <w:spacing w:after="0" w:line="480" w:lineRule="auto"/>
        <w:rPr>
          <w:ins w:id="279" w:author="Microsoft account" w:date="2021-08-31T00:34:00Z"/>
          <w:rFonts w:ascii="Times New Roman" w:hAnsi="Times New Roman" w:cs="Times New Roman"/>
          <w:sz w:val="24"/>
          <w:szCs w:val="24"/>
        </w:rPr>
      </w:pPr>
      <w:ins w:id="280" w:author="Microsoft account" w:date="2021-08-31T00:34:00Z">
        <w:r w:rsidRPr="003F4A1C">
          <w:rPr>
            <w:rFonts w:ascii="Times New Roman" w:hAnsi="Times New Roman" w:cs="Times New Roman"/>
            <w:sz w:val="24"/>
            <w:szCs w:val="24"/>
          </w:rPr>
          <w:t>The Area under the Receiver Operating Characteristic (AUROC), the ind</w:t>
        </w:r>
        <w:r>
          <w:rPr>
            <w:rFonts w:ascii="Times New Roman" w:hAnsi="Times New Roman" w:cs="Times New Roman"/>
            <w:sz w:val="24"/>
            <w:szCs w:val="24"/>
          </w:rPr>
          <w:t>icators of sensitivity, specifi</w:t>
        </w:r>
        <w:r w:rsidRPr="003F4A1C">
          <w:rPr>
            <w:rFonts w:ascii="Times New Roman" w:hAnsi="Times New Roman" w:cs="Times New Roman"/>
            <w:sz w:val="24"/>
            <w:szCs w:val="24"/>
          </w:rPr>
          <w:t>city</w:t>
        </w:r>
        <w:r>
          <w:rPr>
            <w:rFonts w:ascii="Times New Roman" w:hAnsi="Times New Roman" w:cs="Times New Roman"/>
            <w:sz w:val="24"/>
            <w:szCs w:val="24"/>
          </w:rPr>
          <w:t xml:space="preserve">, </w:t>
        </w:r>
        <w:r w:rsidRPr="003F4A1C">
          <w:rPr>
            <w:rFonts w:ascii="Times New Roman" w:hAnsi="Times New Roman" w:cs="Times New Roman"/>
            <w:sz w:val="24"/>
            <w:szCs w:val="24"/>
          </w:rPr>
          <w:t xml:space="preserve">Calibration belt plot and </w:t>
        </w:r>
      </w:ins>
      <w:ins w:id="281" w:author="Microsoft account" w:date="2021-08-31T00:35:00Z">
        <w:r w:rsidRPr="003F4A1C">
          <w:rPr>
            <w:rFonts w:ascii="Times New Roman" w:hAnsi="Times New Roman" w:cs="Times New Roman"/>
            <w:sz w:val="24"/>
            <w:szCs w:val="24"/>
          </w:rPr>
          <w:t>Hosmer-</w:t>
        </w:r>
        <w:proofErr w:type="spellStart"/>
        <w:r w:rsidRPr="003F4A1C">
          <w:rPr>
            <w:rFonts w:ascii="Times New Roman" w:hAnsi="Times New Roman" w:cs="Times New Roman"/>
            <w:sz w:val="24"/>
            <w:szCs w:val="24"/>
          </w:rPr>
          <w:t>Lemeshow</w:t>
        </w:r>
        <w:proofErr w:type="spellEnd"/>
        <w:r w:rsidRPr="003F4A1C">
          <w:rPr>
            <w:rFonts w:ascii="Times New Roman" w:hAnsi="Times New Roman" w:cs="Times New Roman"/>
            <w:sz w:val="24"/>
            <w:szCs w:val="24"/>
          </w:rPr>
          <w:t xml:space="preserve"> goodness</w:t>
        </w:r>
      </w:ins>
      <w:ins w:id="282" w:author="Microsoft account" w:date="2021-08-31T01:27:00Z">
        <w:r w:rsidR="009B7D05">
          <w:rPr>
            <w:rFonts w:ascii="Times New Roman" w:hAnsi="Times New Roman" w:cs="Times New Roman"/>
            <w:sz w:val="24"/>
            <w:szCs w:val="24"/>
          </w:rPr>
          <w:t xml:space="preserve"> of fit test</w:t>
        </w:r>
      </w:ins>
      <w:ins w:id="283" w:author="Microsoft account" w:date="2021-08-31T00:35:00Z">
        <w:r w:rsidRPr="003F4A1C">
          <w:rPr>
            <w:rFonts w:ascii="Times New Roman" w:hAnsi="Times New Roman" w:cs="Times New Roman"/>
            <w:sz w:val="24"/>
            <w:szCs w:val="24"/>
          </w:rPr>
          <w:t xml:space="preserve"> </w:t>
        </w:r>
      </w:ins>
      <w:ins w:id="284" w:author="Microsoft account" w:date="2021-08-31T00:34:00Z">
        <w:r w:rsidRPr="003F4A1C">
          <w:rPr>
            <w:rFonts w:ascii="Times New Roman" w:hAnsi="Times New Roman" w:cs="Times New Roman"/>
            <w:sz w:val="24"/>
            <w:szCs w:val="24"/>
          </w:rPr>
          <w:t>to evaluate the accuracy</w:t>
        </w:r>
        <w:r>
          <w:rPr>
            <w:rFonts w:ascii="Times New Roman" w:hAnsi="Times New Roman" w:cs="Times New Roman"/>
            <w:sz w:val="24"/>
            <w:szCs w:val="24"/>
          </w:rPr>
          <w:t xml:space="preserve"> </w:t>
        </w:r>
      </w:ins>
      <w:ins w:id="285" w:author="Microsoft account" w:date="2021-08-31T00:37:00Z">
        <w:r w:rsidR="00C06BBD">
          <w:rPr>
            <w:rFonts w:ascii="Times New Roman" w:hAnsi="Times New Roman" w:cs="Times New Roman"/>
            <w:sz w:val="24"/>
            <w:szCs w:val="24"/>
          </w:rPr>
          <w:t xml:space="preserve">of </w:t>
        </w:r>
        <w:r w:rsidR="00C06BBD" w:rsidRPr="003F4A1C">
          <w:rPr>
            <w:rFonts w:ascii="Times New Roman" w:hAnsi="Times New Roman" w:cs="Times New Roman"/>
            <w:sz w:val="24"/>
            <w:szCs w:val="24"/>
          </w:rPr>
          <w:t>best</w:t>
        </w:r>
        <w:r w:rsidR="00C06BBD">
          <w:rPr>
            <w:rFonts w:ascii="Times New Roman" w:hAnsi="Times New Roman" w:cs="Times New Roman"/>
            <w:sz w:val="24"/>
            <w:szCs w:val="24"/>
          </w:rPr>
          <w:t xml:space="preserve"> </w:t>
        </w:r>
      </w:ins>
      <w:ins w:id="286" w:author="Microsoft account" w:date="2021-08-31T00:34:00Z">
        <w:r w:rsidRPr="003F4A1C">
          <w:rPr>
            <w:rFonts w:ascii="Times New Roman" w:hAnsi="Times New Roman" w:cs="Times New Roman"/>
            <w:sz w:val="24"/>
            <w:szCs w:val="24"/>
          </w:rPr>
          <w:t>model. The higher ROC areas indicated a better performance of the models</w:t>
        </w:r>
      </w:ins>
      <w:ins w:id="287" w:author="Microsoft account" w:date="2021-08-31T00:47:00Z">
        <w:r w:rsidR="00C06BBD">
          <w:rPr>
            <w:rFonts w:ascii="Times New Roman" w:hAnsi="Times New Roman" w:cs="Times New Roman"/>
            <w:sz w:val="24"/>
            <w:szCs w:val="24"/>
          </w:rPr>
          <w:t xml:space="preserve">. </w:t>
        </w:r>
      </w:ins>
      <w:ins w:id="288" w:author="Microsoft account" w:date="2021-08-31T00:48:00Z">
        <w:r w:rsidR="00864F9E">
          <w:rPr>
            <w:rFonts w:ascii="Times New Roman" w:hAnsi="Times New Roman" w:cs="Times New Roman"/>
            <w:sz w:val="24"/>
            <w:szCs w:val="24"/>
          </w:rPr>
          <w:t xml:space="preserve">In ROC </w:t>
        </w:r>
        <w:r w:rsidR="00864F9E" w:rsidRPr="00254349">
          <w:rPr>
            <w:rFonts w:ascii="Times New Roman" w:hAnsi="Times New Roman" w:cs="Times New Roman"/>
            <w:sz w:val="24"/>
            <w:szCs w:val="24"/>
          </w:rPr>
          <w:t>curve,</w:t>
        </w:r>
      </w:ins>
      <w:ins w:id="289" w:author="Microsoft account" w:date="2021-08-31T00:38:00Z">
        <w:r w:rsidR="00C06BBD" w:rsidRPr="009B7D05">
          <w:rPr>
            <w:rFonts w:ascii="Times New Roman" w:hAnsi="Times New Roman" w:cs="Times New Roman"/>
            <w:bCs/>
            <w:sz w:val="24"/>
            <w:szCs w:val="24"/>
            <w:rPrChange w:id="290" w:author="Microsoft account" w:date="2021-08-31T01:35:00Z">
              <w:rPr>
                <w:rFonts w:ascii="Times New Roman" w:hAnsi="Times New Roman" w:cs="Times New Roman"/>
                <w:bCs/>
                <w:sz w:val="24"/>
                <w:szCs w:val="24"/>
                <w:highlight w:val="yellow"/>
              </w:rPr>
            </w:rPrChange>
          </w:rPr>
          <w:t xml:space="preserve"> </w:t>
        </w:r>
      </w:ins>
      <w:ins w:id="291" w:author="Microsoft account" w:date="2021-08-31T00:48:00Z">
        <w:r w:rsidR="00864F9E" w:rsidRPr="009B7D05">
          <w:rPr>
            <w:rFonts w:ascii="Times New Roman" w:hAnsi="Times New Roman" w:cs="Times New Roman"/>
            <w:bCs/>
            <w:sz w:val="24"/>
            <w:szCs w:val="24"/>
            <w:rPrChange w:id="292" w:author="Microsoft account" w:date="2021-08-31T01:35:00Z">
              <w:rPr>
                <w:rFonts w:ascii="Times New Roman" w:hAnsi="Times New Roman" w:cs="Times New Roman"/>
                <w:bCs/>
                <w:sz w:val="24"/>
                <w:szCs w:val="24"/>
                <w:highlight w:val="yellow"/>
              </w:rPr>
            </w:rPrChange>
          </w:rPr>
          <w:t xml:space="preserve">lower </w:t>
        </w:r>
      </w:ins>
      <w:ins w:id="293" w:author="Microsoft account" w:date="2021-08-31T00:58:00Z">
        <w:r w:rsidR="005A7F92" w:rsidRPr="009B7D05">
          <w:rPr>
            <w:rFonts w:ascii="Times New Roman" w:hAnsi="Times New Roman" w:cs="Times New Roman"/>
            <w:bCs/>
            <w:sz w:val="24"/>
            <w:szCs w:val="24"/>
            <w:rPrChange w:id="294" w:author="Microsoft account" w:date="2021-08-31T01:35:00Z">
              <w:rPr>
                <w:rFonts w:ascii="Times New Roman" w:hAnsi="Times New Roman" w:cs="Times New Roman"/>
                <w:bCs/>
                <w:sz w:val="24"/>
                <w:szCs w:val="24"/>
                <w:highlight w:val="yellow"/>
              </w:rPr>
            </w:rPrChange>
          </w:rPr>
          <w:t>P-</w:t>
        </w:r>
      </w:ins>
      <w:ins w:id="295" w:author="Microsoft account" w:date="2021-08-31T00:38:00Z">
        <w:r w:rsidR="00864F9E" w:rsidRPr="009B7D05">
          <w:rPr>
            <w:rFonts w:ascii="Times New Roman" w:hAnsi="Times New Roman" w:cs="Times New Roman"/>
            <w:bCs/>
            <w:sz w:val="24"/>
            <w:szCs w:val="24"/>
            <w:rPrChange w:id="296" w:author="Microsoft account" w:date="2021-08-31T01:35:00Z">
              <w:rPr>
                <w:rFonts w:ascii="Times New Roman" w:hAnsi="Times New Roman" w:cs="Times New Roman"/>
                <w:bCs/>
                <w:sz w:val="24"/>
                <w:szCs w:val="24"/>
                <w:highlight w:val="yellow"/>
              </w:rPr>
            </w:rPrChange>
          </w:rPr>
          <w:t xml:space="preserve">value conclude that the </w:t>
        </w:r>
      </w:ins>
      <w:ins w:id="297" w:author="Microsoft account" w:date="2021-08-31T00:59:00Z">
        <w:r w:rsidR="004E7D75" w:rsidRPr="009B7D05">
          <w:rPr>
            <w:rFonts w:ascii="Times New Roman" w:hAnsi="Times New Roman" w:cs="Times New Roman"/>
            <w:bCs/>
            <w:sz w:val="24"/>
            <w:szCs w:val="24"/>
            <w:rPrChange w:id="298" w:author="Microsoft account" w:date="2021-08-31T01:35:00Z">
              <w:rPr>
                <w:rFonts w:ascii="Times New Roman" w:hAnsi="Times New Roman" w:cs="Times New Roman"/>
                <w:bCs/>
                <w:sz w:val="24"/>
                <w:szCs w:val="24"/>
                <w:highlight w:val="yellow"/>
              </w:rPr>
            </w:rPrChange>
          </w:rPr>
          <w:t>m</w:t>
        </w:r>
      </w:ins>
      <w:ins w:id="299" w:author="Microsoft account" w:date="2021-08-31T00:50:00Z">
        <w:r w:rsidR="00864F9E" w:rsidRPr="009B7D05">
          <w:rPr>
            <w:rFonts w:ascii="Times New Roman" w:hAnsi="Times New Roman" w:cs="Times New Roman"/>
            <w:bCs/>
            <w:sz w:val="24"/>
            <w:szCs w:val="24"/>
            <w:rPrChange w:id="300" w:author="Microsoft account" w:date="2021-08-31T01:35:00Z">
              <w:rPr>
                <w:rFonts w:ascii="Times New Roman" w:hAnsi="Times New Roman" w:cs="Times New Roman"/>
                <w:bCs/>
                <w:sz w:val="24"/>
                <w:szCs w:val="24"/>
                <w:highlight w:val="yellow"/>
              </w:rPr>
            </w:rPrChange>
          </w:rPr>
          <w:t>odel</w:t>
        </w:r>
      </w:ins>
      <w:ins w:id="301" w:author="Microsoft account" w:date="2021-08-31T00:38:00Z">
        <w:r w:rsidR="00C06BBD" w:rsidRPr="009B7D05">
          <w:rPr>
            <w:rFonts w:ascii="Times New Roman" w:hAnsi="Times New Roman" w:cs="Times New Roman"/>
            <w:bCs/>
            <w:sz w:val="24"/>
            <w:szCs w:val="24"/>
            <w:rPrChange w:id="302" w:author="Microsoft account" w:date="2021-08-31T01:35:00Z">
              <w:rPr>
                <w:rFonts w:ascii="Times New Roman" w:hAnsi="Times New Roman" w:cs="Times New Roman"/>
                <w:bCs/>
                <w:sz w:val="24"/>
                <w:szCs w:val="24"/>
                <w:highlight w:val="yellow"/>
              </w:rPr>
            </w:rPrChange>
          </w:rPr>
          <w:t xml:space="preserve"> actually does discriminate between </w:t>
        </w:r>
      </w:ins>
      <w:ins w:id="303" w:author="Microsoft account" w:date="2021-08-31T00:50:00Z">
        <w:r w:rsidR="005A7F92" w:rsidRPr="009B7D05">
          <w:rPr>
            <w:rFonts w:ascii="Times New Roman" w:hAnsi="Times New Roman" w:cs="Times New Roman"/>
            <w:bCs/>
            <w:sz w:val="24"/>
            <w:szCs w:val="24"/>
            <w:rPrChange w:id="304" w:author="Microsoft account" w:date="2021-08-31T01:35:00Z">
              <w:rPr>
                <w:rFonts w:ascii="Times New Roman" w:hAnsi="Times New Roman" w:cs="Times New Roman"/>
                <w:bCs/>
                <w:sz w:val="24"/>
                <w:szCs w:val="24"/>
                <w:highlight w:val="yellow"/>
              </w:rPr>
            </w:rPrChange>
          </w:rPr>
          <w:t>two categories and area under curve is higher than the 0.50</w:t>
        </w:r>
      </w:ins>
      <w:ins w:id="305" w:author="Microsoft account" w:date="2021-08-31T01:18:00Z">
        <w:r w:rsidR="00AB71FE" w:rsidRPr="00254349">
          <w:rPr>
            <w:rFonts w:ascii="Times New Roman" w:hAnsi="Times New Roman" w:cs="Times New Roman"/>
            <w:bCs/>
            <w:sz w:val="24"/>
            <w:szCs w:val="24"/>
          </w:rPr>
          <w:fldChar w:fldCharType="begin" w:fldLock="1"/>
        </w:r>
      </w:ins>
      <w:r w:rsidR="00F6257B" w:rsidRPr="009B7D05">
        <w:rPr>
          <w:rFonts w:ascii="Times New Roman" w:hAnsi="Times New Roman" w:cs="Times New Roman"/>
          <w:bCs/>
          <w:sz w:val="24"/>
          <w:szCs w:val="24"/>
        </w:rPr>
        <w:instrText>ADDIN CSL_CITATION {"citationItems":[{"id":"ITEM-1","itemData":{"DOI":"10.1177/1536867X1801800110","abstract":"Receiver operating characteristic (ROC) curves can be misleading when they are constructed with selected samples. In this article, we describe heckroccurve, which implements a recently developed procedure for plotting ROC curves with selected samples. The command estimates the area under the ROC curve and a graphical display of the curve. A variety of plot options are available, including the ability to add confidence bands to the plot.","author":[{"dropping-particle":"","family":"Cook","given":"Jonathan A.","non-dropping-particle":"","parse-names":false,"suffix":""},{"dropping-particle":"","family":"Rajbhandari","given":"Ashish","non-dropping-particle":"","parse-names":false,"suffix":""}],"container-title":"Stata Journal","id":"ITEM-1","issue":"1","issued":{"date-parts":[["2018","3","1"]]},"page":"174-183","publisher":"DPC Nederland","title":"Heckroccurve: ROC curves for selected samples","type":"article-journal","volume":"18"},"uris":["http://www.mendeley.com/documents/?uuid=c106eae2-04cc-303d-8efb-9bbfe274ea26"]}],"mendeley":{"formattedCitation":"&lt;sup&gt;25&lt;/sup&gt;","plainTextFormattedCitation":"25","previouslyFormattedCitation":"&lt;sup&gt;25&lt;/sup&gt;"},"properties":{"noteIndex":0},"schema":"https://github.com/citation-style-language/schema/raw/master/csl-citation.json"}</w:instrText>
      </w:r>
      <w:r w:rsidR="00AB71FE" w:rsidRPr="00254349">
        <w:rPr>
          <w:rFonts w:ascii="Times New Roman" w:hAnsi="Times New Roman" w:cs="Times New Roman"/>
          <w:bCs/>
          <w:sz w:val="24"/>
          <w:szCs w:val="24"/>
          <w:rPrChange w:id="306" w:author="Microsoft account" w:date="2021-08-31T01:35:00Z">
            <w:rPr>
              <w:rFonts w:ascii="Times New Roman" w:hAnsi="Times New Roman" w:cs="Times New Roman"/>
              <w:bCs/>
              <w:sz w:val="24"/>
              <w:szCs w:val="24"/>
            </w:rPr>
          </w:rPrChange>
        </w:rPr>
        <w:fldChar w:fldCharType="separate"/>
      </w:r>
      <w:r w:rsidR="00AB71FE" w:rsidRPr="00254349">
        <w:rPr>
          <w:rFonts w:ascii="Times New Roman" w:hAnsi="Times New Roman" w:cs="Times New Roman"/>
          <w:bCs/>
          <w:noProof/>
          <w:sz w:val="24"/>
          <w:szCs w:val="24"/>
          <w:vertAlign w:val="superscript"/>
        </w:rPr>
        <w:t>25</w:t>
      </w:r>
      <w:ins w:id="307" w:author="Microsoft account" w:date="2021-08-31T01:18:00Z">
        <w:r w:rsidR="00AB71FE" w:rsidRPr="00254349">
          <w:rPr>
            <w:rFonts w:ascii="Times New Roman" w:hAnsi="Times New Roman" w:cs="Times New Roman"/>
            <w:bCs/>
            <w:sz w:val="24"/>
            <w:szCs w:val="24"/>
          </w:rPr>
          <w:fldChar w:fldCharType="end"/>
        </w:r>
      </w:ins>
      <w:ins w:id="308" w:author="Microsoft account" w:date="2021-08-31T00:50:00Z">
        <w:r w:rsidR="005A7F92" w:rsidRPr="009B7D05">
          <w:rPr>
            <w:rFonts w:ascii="Times New Roman" w:hAnsi="Times New Roman" w:cs="Times New Roman"/>
            <w:bCs/>
            <w:sz w:val="24"/>
            <w:szCs w:val="24"/>
            <w:rPrChange w:id="309" w:author="Microsoft account" w:date="2021-08-31T01:35:00Z">
              <w:rPr>
                <w:rFonts w:ascii="Times New Roman" w:hAnsi="Times New Roman" w:cs="Times New Roman"/>
                <w:bCs/>
                <w:sz w:val="24"/>
                <w:szCs w:val="24"/>
                <w:highlight w:val="yellow"/>
              </w:rPr>
            </w:rPrChange>
          </w:rPr>
          <w:t>.</w:t>
        </w:r>
      </w:ins>
      <w:ins w:id="310" w:author="Microsoft account" w:date="2021-08-31T00:59:00Z">
        <w:r w:rsidR="00C7404F" w:rsidRPr="009B7D05">
          <w:rPr>
            <w:rFonts w:ascii="Times New Roman" w:hAnsi="Times New Roman" w:cs="Times New Roman"/>
            <w:bCs/>
            <w:sz w:val="24"/>
            <w:szCs w:val="24"/>
            <w:rPrChange w:id="311" w:author="Microsoft account" w:date="2021-08-31T01:35:00Z">
              <w:rPr>
                <w:rFonts w:ascii="Times New Roman" w:hAnsi="Times New Roman" w:cs="Times New Roman"/>
                <w:bCs/>
                <w:sz w:val="24"/>
                <w:szCs w:val="24"/>
                <w:highlight w:val="yellow"/>
              </w:rPr>
            </w:rPrChange>
          </w:rPr>
          <w:t xml:space="preserve"> </w:t>
        </w:r>
      </w:ins>
      <w:ins w:id="312" w:author="Microsoft account" w:date="2021-08-31T01:31:00Z">
        <w:r w:rsidR="009B7D05" w:rsidRPr="00254349">
          <w:rPr>
            <w:rFonts w:ascii="Times New Roman" w:hAnsi="Times New Roman" w:cs="Times New Roman"/>
            <w:bCs/>
            <w:sz w:val="24"/>
            <w:szCs w:val="24"/>
          </w:rPr>
          <w:t>Calibration</w:t>
        </w:r>
      </w:ins>
      <w:ins w:id="313" w:author="Microsoft account" w:date="2021-08-31T01:32:00Z">
        <w:r w:rsidR="009B7D05" w:rsidRPr="00254349">
          <w:rPr>
            <w:rFonts w:ascii="Times New Roman" w:hAnsi="Times New Roman" w:cs="Times New Roman"/>
            <w:bCs/>
            <w:sz w:val="24"/>
            <w:szCs w:val="24"/>
          </w:rPr>
          <w:t xml:space="preserve"> and </w:t>
        </w:r>
        <w:r w:rsidR="009B7D05" w:rsidRPr="00254349">
          <w:rPr>
            <w:rFonts w:ascii="Times New Roman" w:hAnsi="Times New Roman" w:cs="Times New Roman"/>
            <w:sz w:val="24"/>
            <w:szCs w:val="24"/>
          </w:rPr>
          <w:t>Hosmer-</w:t>
        </w:r>
        <w:proofErr w:type="spellStart"/>
        <w:r w:rsidR="009B7D05" w:rsidRPr="00254349">
          <w:rPr>
            <w:rFonts w:ascii="Times New Roman" w:hAnsi="Times New Roman" w:cs="Times New Roman"/>
            <w:sz w:val="24"/>
            <w:szCs w:val="24"/>
          </w:rPr>
          <w:t>Lemeshow</w:t>
        </w:r>
        <w:proofErr w:type="spellEnd"/>
        <w:r w:rsidR="009B7D05" w:rsidRPr="00254349">
          <w:rPr>
            <w:rFonts w:ascii="Times New Roman" w:hAnsi="Times New Roman" w:cs="Times New Roman"/>
            <w:sz w:val="24"/>
            <w:szCs w:val="24"/>
          </w:rPr>
          <w:t xml:space="preserve"> goodness of fit test</w:t>
        </w:r>
      </w:ins>
      <w:ins w:id="314" w:author="Microsoft account" w:date="2021-08-31T01:31:00Z">
        <w:r w:rsidR="009B7D05" w:rsidRPr="009B7D05">
          <w:rPr>
            <w:rFonts w:ascii="Times New Roman" w:hAnsi="Times New Roman" w:cs="Times New Roman"/>
            <w:bCs/>
            <w:sz w:val="24"/>
            <w:szCs w:val="24"/>
          </w:rPr>
          <w:t xml:space="preserve"> measures how well the model-estimated probabilities agree with the observed outcomes, and it is typically evaluated</w:t>
        </w:r>
      </w:ins>
      <w:ins w:id="315" w:author="Microsoft account" w:date="2021-08-31T01:32:00Z">
        <w:r w:rsidR="009B7D05" w:rsidRPr="009B7D05">
          <w:rPr>
            <w:rFonts w:ascii="Times New Roman" w:hAnsi="Times New Roman" w:cs="Times New Roman"/>
            <w:bCs/>
            <w:sz w:val="24"/>
            <w:szCs w:val="24"/>
          </w:rPr>
          <w:t xml:space="preserve"> </w:t>
        </w:r>
      </w:ins>
      <w:ins w:id="316" w:author="Microsoft account" w:date="2021-08-31T01:31:00Z">
        <w:r w:rsidR="009B7D05" w:rsidRPr="009B7D05">
          <w:rPr>
            <w:rFonts w:ascii="Times New Roman" w:hAnsi="Times New Roman" w:cs="Times New Roman"/>
            <w:bCs/>
            <w:sz w:val="24"/>
            <w:szCs w:val="24"/>
          </w:rPr>
          <w:t xml:space="preserve">via a goodness-of-ﬁt test. </w:t>
        </w:r>
      </w:ins>
      <w:ins w:id="317" w:author="Microsoft account" w:date="2021-08-31T01:24:00Z">
        <w:r w:rsidR="00AB71FE" w:rsidRPr="009B7D05">
          <w:rPr>
            <w:rFonts w:ascii="Times New Roman" w:hAnsi="Times New Roman" w:cs="Times New Roman"/>
            <w:sz w:val="24"/>
            <w:szCs w:val="24"/>
          </w:rPr>
          <w:t>Calibration belt plot</w:t>
        </w:r>
      </w:ins>
      <w:ins w:id="318" w:author="Microsoft account" w:date="2021-08-31T01:32:00Z">
        <w:r w:rsidR="009B7D05" w:rsidRPr="009B7D05">
          <w:rPr>
            <w:rFonts w:ascii="Times New Roman" w:hAnsi="Times New Roman" w:cs="Times New Roman"/>
            <w:sz w:val="24"/>
            <w:szCs w:val="24"/>
          </w:rPr>
          <w:t xml:space="preserve"> and </w:t>
        </w:r>
      </w:ins>
      <w:ins w:id="319" w:author="Microsoft account" w:date="2021-08-31T01:24:00Z">
        <w:r w:rsidR="00AB71FE" w:rsidRPr="009B7D05">
          <w:rPr>
            <w:rFonts w:ascii="Times New Roman" w:hAnsi="Times New Roman" w:cs="Times New Roman"/>
            <w:sz w:val="24"/>
            <w:szCs w:val="24"/>
          </w:rPr>
          <w:t xml:space="preserve"> </w:t>
        </w:r>
      </w:ins>
      <w:ins w:id="320" w:author="Microsoft account" w:date="2021-08-31T01:32:00Z">
        <w:r w:rsidR="009B7D05" w:rsidRPr="009B7D05">
          <w:rPr>
            <w:rFonts w:ascii="Times New Roman" w:hAnsi="Times New Roman" w:cs="Times New Roman"/>
            <w:sz w:val="24"/>
            <w:szCs w:val="24"/>
          </w:rPr>
          <w:t>Hosmer-</w:t>
        </w:r>
        <w:proofErr w:type="spellStart"/>
        <w:r w:rsidR="009B7D05" w:rsidRPr="009B7D05">
          <w:rPr>
            <w:rFonts w:ascii="Times New Roman" w:hAnsi="Times New Roman" w:cs="Times New Roman"/>
            <w:sz w:val="24"/>
            <w:szCs w:val="24"/>
          </w:rPr>
          <w:t>Lemeshow</w:t>
        </w:r>
        <w:proofErr w:type="spellEnd"/>
        <w:r w:rsidR="009B7D05" w:rsidRPr="009B7D05">
          <w:rPr>
            <w:rFonts w:ascii="Times New Roman" w:hAnsi="Times New Roman" w:cs="Times New Roman"/>
            <w:sz w:val="24"/>
            <w:szCs w:val="24"/>
          </w:rPr>
          <w:t xml:space="preserve"> goodness of fit test </w:t>
        </w:r>
      </w:ins>
      <w:ins w:id="321" w:author="Microsoft account" w:date="2021-08-31T01:24:00Z">
        <w:r w:rsidR="00AB71FE" w:rsidRPr="009B7D05">
          <w:rPr>
            <w:rFonts w:ascii="Times New Roman" w:hAnsi="Times New Roman" w:cs="Times New Roman"/>
            <w:sz w:val="24"/>
            <w:szCs w:val="24"/>
          </w:rPr>
          <w:t>with P-value greater than 0.05</w:t>
        </w:r>
      </w:ins>
      <w:ins w:id="322" w:author="Microsoft account" w:date="2021-08-31T01:23:00Z">
        <w:r w:rsidR="00AB71FE" w:rsidRPr="009B7D05">
          <w:rPr>
            <w:rFonts w:ascii="Times New Roman" w:hAnsi="Times New Roman" w:cs="Times New Roman"/>
            <w:bCs/>
            <w:sz w:val="24"/>
            <w:szCs w:val="24"/>
            <w:rPrChange w:id="323" w:author="Microsoft account" w:date="2021-08-31T01:35:00Z">
              <w:rPr>
                <w:rFonts w:ascii="Times New Roman" w:hAnsi="Times New Roman" w:cs="Times New Roman"/>
                <w:bCs/>
                <w:sz w:val="24"/>
                <w:szCs w:val="24"/>
                <w:highlight w:val="yellow"/>
              </w:rPr>
            </w:rPrChange>
          </w:rPr>
          <w:t xml:space="preserve"> </w:t>
        </w:r>
        <w:r w:rsidR="009B7D05" w:rsidRPr="00254349">
          <w:rPr>
            <w:rFonts w:ascii="Times New Roman" w:hAnsi="Times New Roman" w:cs="Times New Roman"/>
            <w:bCs/>
            <w:sz w:val="24"/>
            <w:szCs w:val="24"/>
          </w:rPr>
          <w:t xml:space="preserve">suggest </w:t>
        </w:r>
      </w:ins>
      <w:ins w:id="324" w:author="Microsoft account" w:date="2021-08-31T01:34:00Z">
        <w:r w:rsidR="009B7D05" w:rsidRPr="00254349">
          <w:rPr>
            <w:rFonts w:ascii="Times New Roman" w:hAnsi="Times New Roman" w:cs="Times New Roman"/>
            <w:bCs/>
            <w:sz w:val="24"/>
            <w:szCs w:val="24"/>
          </w:rPr>
          <w:t>the ability of the model to correctly</w:t>
        </w:r>
      </w:ins>
      <w:ins w:id="325" w:author="Microsoft account" w:date="2021-08-31T01:35:00Z">
        <w:r w:rsidR="009B7D05" w:rsidRPr="00254349">
          <w:rPr>
            <w:rFonts w:ascii="Times New Roman" w:hAnsi="Times New Roman" w:cs="Times New Roman"/>
            <w:bCs/>
            <w:sz w:val="24"/>
            <w:szCs w:val="24"/>
          </w:rPr>
          <w:t xml:space="preserve"> </w:t>
        </w:r>
      </w:ins>
      <w:ins w:id="326" w:author="Microsoft account" w:date="2021-08-31T01:34:00Z">
        <w:r w:rsidR="009B7D05" w:rsidRPr="00254349">
          <w:rPr>
            <w:rFonts w:ascii="Times New Roman" w:hAnsi="Times New Roman" w:cs="Times New Roman"/>
            <w:bCs/>
            <w:sz w:val="24"/>
            <w:szCs w:val="24"/>
          </w:rPr>
          <w:t>classify observations into outcome categorie</w:t>
        </w:r>
        <w:r w:rsidR="00254349">
          <w:rPr>
            <w:rFonts w:ascii="Times New Roman" w:hAnsi="Times New Roman" w:cs="Times New Roman"/>
            <w:bCs/>
            <w:sz w:val="24"/>
            <w:szCs w:val="24"/>
          </w:rPr>
          <w:t xml:space="preserve">s </w:t>
        </w:r>
      </w:ins>
      <w:ins w:id="327" w:author="Microsoft account" w:date="2021-08-31T01:37:00Z">
        <w:r w:rsidR="00254349">
          <w:rPr>
            <w:rFonts w:ascii="Times New Roman" w:hAnsi="Times New Roman" w:cs="Times New Roman"/>
            <w:bCs/>
            <w:sz w:val="24"/>
            <w:szCs w:val="24"/>
          </w:rPr>
          <w:fldChar w:fldCharType="begin" w:fldLock="1"/>
        </w:r>
      </w:ins>
      <w:r w:rsidR="00F361FD">
        <w:rPr>
          <w:rFonts w:ascii="Times New Roman" w:hAnsi="Times New Roman" w:cs="Times New Roman"/>
          <w:bCs/>
          <w:sz w:val="24"/>
          <w:szCs w:val="24"/>
        </w:rPr>
        <w:instrText>ADDIN CSL_CITATION {"citationItems":[{"id":"ITEM-1","itemData":{"DOI":"10.1177/1536867X1201200307","abstract":"Testing goodness of fit is an important step in evaluating a statistical model. For binary logistic regression models, the Hosmer-Lemeshow goodnessof- fit test is often used. For multinomial logistic regression models, however, few tests are available. We present the mlogitgof command, which implements a goodness-of-fit test for multinomial logistic regression models. This test can also be used for binary logistic regression models, where it gives results identical to the Hosmer-Lemeshow test. © 2012 StataCorp LP.","author":[{"dropping-particle":"","family":"Fagerland","given":"Morten W.","non-dropping-particle":"","parse-names":false,"suffix":""},{"dropping-particle":"","family":"Hosmer","given":"David W.","non-dropping-particle":"","parse-names":false,"suffix":""}],"container-title":"Stata Journal","id":"ITEM-1","issue":"3","issued":{"date-parts":[["2012","9","1"]]},"page":"447-453","publisher":"DPC Nederland","title":"A generalized Hosmer-Lemeshow goodness-of-fit test for multinomial logistic regression models","type":"article-journal","volume":"12"},"uris":["http://www.mendeley.com/documents/?uuid=bcfeb916-3cbe-3b29-89a0-e3e3f3f8162b"]},{"id":"ITEM-2","itemData":{"abstract":"The calibration belt is a graphical approach designed to evaluate the goodness of fit of binary outcome models such as logistic regression models. The calibration belt examines the relationship between estimated probabilities and observed outcome rates. Significant deviations from the perfect calibration can be spotted on the graph. The graphical approach is paired to a statistical test, synthesizing the calibration assessment in a standard hypothesis testing framework. In this article, we present the calibrationbelt command, which implements the calibration belt and its associated test in Stata.","author":[{"dropping-particle":"","family":"Nattino","given":"Giovanni","non-dropping-particle":"","parse-names":false,"suffix":""},{"dropping-particle":"","family":"Lemeshow","given":"Stanley","non-dropping-particle":"","parse-names":false,"suffix":""},{"dropping-particle":"","family":"Phillips","given":"Gary","non-dropping-particle":"","parse-names":false,"suffix":""},{"dropping-particle":"","family":"Finazzi","given":"Stefano","non-dropping-particle":"","parse-names":false,"suffix":""},{"dropping-particle":"","family":"Bertolini","given":"Guido","non-dropping-particle":"","parse-names":false,"suffix":""}],"container-title":"The Stata Journal","id":"ITEM-2","issue":"4","issued":{"date-parts":[["2017"]]},"page":"1003-1014","title":"Assessing the calibration of dichotomous outcome models with the calibration belt","type":"article-journal","volume":"17"},"uris":["http://www.mendeley.com/documents/?uuid=2060f07a-ed59-3ce0-902a-1a982f914200"]}],"mendeley":{"formattedCitation":"&lt;sup&gt;26,27&lt;/sup&gt;","plainTextFormattedCitation":"26,27","previouslyFormattedCitation":"&lt;sup&gt;26,27&lt;/sup&gt;"},"properties":{"noteIndex":0},"schema":"https://github.com/citation-style-language/schema/raw/master/csl-citation.json"}</w:instrText>
      </w:r>
      <w:r w:rsidR="00254349">
        <w:rPr>
          <w:rFonts w:ascii="Times New Roman" w:hAnsi="Times New Roman" w:cs="Times New Roman"/>
          <w:bCs/>
          <w:sz w:val="24"/>
          <w:szCs w:val="24"/>
        </w:rPr>
        <w:fldChar w:fldCharType="separate"/>
      </w:r>
      <w:r w:rsidR="00254349" w:rsidRPr="00254349">
        <w:rPr>
          <w:rFonts w:ascii="Times New Roman" w:hAnsi="Times New Roman" w:cs="Times New Roman"/>
          <w:bCs/>
          <w:noProof/>
          <w:sz w:val="24"/>
          <w:szCs w:val="24"/>
          <w:vertAlign w:val="superscript"/>
        </w:rPr>
        <w:t>26,27</w:t>
      </w:r>
      <w:ins w:id="328" w:author="Microsoft account" w:date="2021-08-31T01:37:00Z">
        <w:r w:rsidR="00254349">
          <w:rPr>
            <w:rFonts w:ascii="Times New Roman" w:hAnsi="Times New Roman" w:cs="Times New Roman"/>
            <w:bCs/>
            <w:sz w:val="24"/>
            <w:szCs w:val="24"/>
          </w:rPr>
          <w:fldChar w:fldCharType="end"/>
        </w:r>
      </w:ins>
      <w:ins w:id="329" w:author="Microsoft account" w:date="2021-08-31T01:23:00Z">
        <w:r w:rsidR="00AB71FE" w:rsidRPr="009B7D05">
          <w:rPr>
            <w:rFonts w:ascii="Times New Roman" w:hAnsi="Times New Roman" w:cs="Times New Roman"/>
            <w:bCs/>
            <w:sz w:val="24"/>
            <w:szCs w:val="24"/>
            <w:rPrChange w:id="330" w:author="Microsoft account" w:date="2021-08-31T01:35:00Z">
              <w:rPr>
                <w:rFonts w:ascii="Times New Roman" w:hAnsi="Times New Roman" w:cs="Times New Roman"/>
                <w:bCs/>
                <w:sz w:val="24"/>
                <w:szCs w:val="24"/>
                <w:highlight w:val="yellow"/>
              </w:rPr>
            </w:rPrChange>
          </w:rPr>
          <w:t>.</w:t>
        </w:r>
      </w:ins>
      <w:ins w:id="331" w:author="Microsoft account" w:date="2021-08-31T01:38:00Z">
        <w:r w:rsidR="00254349">
          <w:rPr>
            <w:rFonts w:ascii="Times New Roman" w:hAnsi="Times New Roman" w:cs="Times New Roman"/>
            <w:sz w:val="24"/>
            <w:szCs w:val="24"/>
          </w:rPr>
          <w:t xml:space="preserve"> </w:t>
        </w:r>
      </w:ins>
    </w:p>
    <w:p w14:paraId="7605B8A1" w14:textId="3622D90A" w:rsidR="003F4A1C" w:rsidDel="003F4A1C" w:rsidRDefault="00BC584A" w:rsidP="00067FD0">
      <w:pPr>
        <w:spacing w:after="0" w:line="480" w:lineRule="auto"/>
        <w:rPr>
          <w:del w:id="332" w:author="Microsoft account" w:date="2021-08-31T00:33:00Z"/>
          <w:rFonts w:ascii="Times New Roman" w:hAnsi="Times New Roman" w:cs="Times New Roman"/>
          <w:sz w:val="24"/>
          <w:szCs w:val="24"/>
        </w:rPr>
      </w:pPr>
      <w:ins w:id="333" w:author="Microsoft account" w:date="2021-08-19T20:20:00Z">
        <w:r w:rsidRPr="00BC584A">
          <w:rPr>
            <w:rFonts w:ascii="Times New Roman" w:hAnsi="Times New Roman" w:cs="Times New Roman"/>
            <w:sz w:val="24"/>
            <w:szCs w:val="24"/>
          </w:rPr>
          <w:t xml:space="preserve">To account for the complex survey design, we used the </w:t>
        </w:r>
        <w:proofErr w:type="spellStart"/>
        <w:r w:rsidRPr="00BC584A">
          <w:rPr>
            <w:rFonts w:ascii="Times New Roman" w:hAnsi="Times New Roman" w:cs="Times New Roman"/>
            <w:sz w:val="24"/>
            <w:szCs w:val="24"/>
          </w:rPr>
          <w:t>Svyset</w:t>
        </w:r>
        <w:proofErr w:type="spellEnd"/>
        <w:r w:rsidRPr="00BC584A">
          <w:rPr>
            <w:rFonts w:ascii="Times New Roman" w:hAnsi="Times New Roman" w:cs="Times New Roman"/>
            <w:sz w:val="24"/>
            <w:szCs w:val="24"/>
          </w:rPr>
          <w:t xml:space="preserve"> command in Stata (</w:t>
        </w:r>
        <w:proofErr w:type="spellStart"/>
        <w:r w:rsidRPr="00BC584A">
          <w:rPr>
            <w:rFonts w:ascii="Times New Roman" w:hAnsi="Times New Roman" w:cs="Times New Roman"/>
            <w:sz w:val="24"/>
            <w:szCs w:val="24"/>
          </w:rPr>
          <w:t>StataCorp</w:t>
        </w:r>
        <w:proofErr w:type="spellEnd"/>
        <w:r w:rsidRPr="00BC584A">
          <w:rPr>
            <w:rFonts w:ascii="Times New Roman" w:hAnsi="Times New Roman" w:cs="Times New Roman"/>
            <w:sz w:val="24"/>
            <w:szCs w:val="24"/>
          </w:rPr>
          <w:t xml:space="preserve"> LP, College Station, Texas). The </w:t>
        </w:r>
        <w:proofErr w:type="spellStart"/>
        <w:r w:rsidRPr="00BC584A">
          <w:rPr>
            <w:rFonts w:ascii="Times New Roman" w:hAnsi="Times New Roman" w:cs="Times New Roman"/>
            <w:sz w:val="24"/>
            <w:szCs w:val="24"/>
          </w:rPr>
          <w:t>Svyset</w:t>
        </w:r>
        <w:proofErr w:type="spellEnd"/>
        <w:r w:rsidRPr="00BC584A">
          <w:rPr>
            <w:rFonts w:ascii="Times New Roman" w:hAnsi="Times New Roman" w:cs="Times New Roman"/>
            <w:sz w:val="24"/>
            <w:szCs w:val="24"/>
          </w:rPr>
          <w:t xml:space="preserve"> command helps us to use design elements such as the primary sampling unit, strata, cluster, and sample weight</w:t>
        </w:r>
      </w:ins>
      <w:ins w:id="334" w:author="Microsoft account" w:date="2021-08-19T21:49:00Z">
        <w:r w:rsidR="00D06338">
          <w:rPr>
            <w:rStyle w:val="fontstyle01"/>
            <w:rFonts w:ascii="Times New Roman" w:hAnsi="Times New Roman" w:cs="Times New Roman"/>
            <w:sz w:val="22"/>
            <w:szCs w:val="22"/>
          </w:rPr>
          <w:t xml:space="preserve"> </w:t>
        </w:r>
        <w:r w:rsidR="00D06338">
          <w:rPr>
            <w:rStyle w:val="fontstyle01"/>
            <w:rFonts w:ascii="Times New Roman" w:hAnsi="Times New Roman" w:cs="Times New Roman"/>
            <w:sz w:val="22"/>
            <w:szCs w:val="22"/>
          </w:rPr>
          <w:fldChar w:fldCharType="begin" w:fldLock="1"/>
        </w:r>
      </w:ins>
      <w:r w:rsidR="00F361FD">
        <w:rPr>
          <w:rStyle w:val="fontstyle01"/>
          <w:rFonts w:ascii="Times New Roman" w:hAnsi="Times New Roman" w:cs="Times New Roman"/>
          <w:sz w:val="22"/>
          <w:szCs w:val="22"/>
        </w:rPr>
        <w:instrText>ADDIN CSL_CITATION {"citationItems":[{"id":"ITEM-1","itemData":{"URL":"https://stats.idre.ucla.edu/stata/seminars/svy-stata-8/","accessed":{"date-parts":[["2021","5","1"]]},"id":"ITEM-1","issued":{"date-parts":[["0"]]},"title":"Survey Data Analysis in Stata","type":"webpage"},"uris":["http://www.mendeley.com/documents/?uuid=ff3e3ebf-df46-3efb-b794-55c095b7ecce"]}],"mendeley":{"formattedCitation":"&lt;sup&gt;28&lt;/sup&gt;","plainTextFormattedCitation":"28","previouslyFormattedCitation":"&lt;sup&gt;28&lt;/sup&gt;"},"properties":{"noteIndex":0},"schema":"https://github.com/citation-style-language/schema/raw/master/csl-citation.json"}</w:instrText>
      </w:r>
      <w:ins w:id="335" w:author="Microsoft account" w:date="2021-08-19T21:49:00Z">
        <w:r w:rsidR="00D06338">
          <w:rPr>
            <w:rStyle w:val="fontstyle01"/>
            <w:rFonts w:ascii="Times New Roman" w:hAnsi="Times New Roman" w:cs="Times New Roman"/>
            <w:sz w:val="22"/>
            <w:szCs w:val="22"/>
          </w:rPr>
          <w:fldChar w:fldCharType="separate"/>
        </w:r>
      </w:ins>
      <w:r w:rsidR="00254349" w:rsidRPr="00254349">
        <w:rPr>
          <w:rStyle w:val="fontstyle01"/>
          <w:rFonts w:ascii="Times New Roman" w:hAnsi="Times New Roman" w:cs="Times New Roman"/>
          <w:noProof/>
          <w:sz w:val="22"/>
          <w:szCs w:val="22"/>
          <w:vertAlign w:val="superscript"/>
        </w:rPr>
        <w:t>28</w:t>
      </w:r>
      <w:ins w:id="336" w:author="Microsoft account" w:date="2021-08-19T21:49:00Z">
        <w:r w:rsidR="00D06338">
          <w:rPr>
            <w:rStyle w:val="fontstyle01"/>
            <w:rFonts w:ascii="Times New Roman" w:hAnsi="Times New Roman" w:cs="Times New Roman"/>
            <w:sz w:val="22"/>
            <w:szCs w:val="22"/>
          </w:rPr>
          <w:fldChar w:fldCharType="end"/>
        </w:r>
      </w:ins>
      <w:ins w:id="337" w:author="Microsoft account" w:date="2021-08-19T20:20:00Z">
        <w:r w:rsidRPr="00BC584A">
          <w:rPr>
            <w:rFonts w:ascii="Times New Roman" w:hAnsi="Times New Roman" w:cs="Times New Roman"/>
            <w:sz w:val="24"/>
            <w:szCs w:val="24"/>
          </w:rPr>
          <w:t>.</w:t>
        </w:r>
      </w:ins>
    </w:p>
    <w:p w14:paraId="3A610EDB" w14:textId="77777777" w:rsidR="003F4A1C" w:rsidRDefault="003F4A1C" w:rsidP="00067FD0">
      <w:pPr>
        <w:spacing w:after="0" w:line="480" w:lineRule="auto"/>
        <w:rPr>
          <w:ins w:id="338" w:author="Microsoft account" w:date="2021-08-31T00:34:00Z"/>
          <w:rFonts w:ascii="Times New Roman" w:hAnsi="Times New Roman" w:cs="Times New Roman"/>
          <w:sz w:val="24"/>
          <w:szCs w:val="24"/>
        </w:rPr>
      </w:pPr>
    </w:p>
    <w:p w14:paraId="3883B64F" w14:textId="77777777" w:rsidR="003F4A1C" w:rsidRPr="00B36F30" w:rsidRDefault="003F4A1C" w:rsidP="00067FD0">
      <w:pPr>
        <w:spacing w:after="0" w:line="480" w:lineRule="auto"/>
        <w:rPr>
          <w:ins w:id="339" w:author="Microsoft account" w:date="2021-08-31T00:34:00Z"/>
          <w:rFonts w:ascii="Times New Roman" w:hAnsi="Times New Roman" w:cs="Times New Roman"/>
          <w:sz w:val="24"/>
          <w:szCs w:val="24"/>
        </w:rPr>
      </w:pPr>
    </w:p>
    <w:p w14:paraId="6D7EFEB1" w14:textId="77777777" w:rsidR="00182FA3" w:rsidRPr="00B36F30" w:rsidRDefault="00182FA3" w:rsidP="00067FD0">
      <w:pPr>
        <w:spacing w:after="0" w:line="480" w:lineRule="auto"/>
        <w:rPr>
          <w:rFonts w:ascii="Times New Roman" w:hAnsi="Times New Roman" w:cs="Times New Roman"/>
          <w:b/>
          <w:sz w:val="24"/>
          <w:szCs w:val="24"/>
        </w:rPr>
      </w:pPr>
      <w:commentRangeStart w:id="340"/>
      <w:commentRangeStart w:id="341"/>
      <w:commentRangeStart w:id="342"/>
      <w:commentRangeStart w:id="343"/>
      <w:r w:rsidRPr="00B36F30">
        <w:rPr>
          <w:rFonts w:ascii="Times New Roman" w:hAnsi="Times New Roman" w:cs="Times New Roman"/>
          <w:b/>
          <w:sz w:val="24"/>
          <w:szCs w:val="24"/>
        </w:rPr>
        <w:t>Results:</w:t>
      </w:r>
      <w:commentRangeEnd w:id="340"/>
      <w:r w:rsidR="00C0058F">
        <w:rPr>
          <w:rStyle w:val="CommentReference"/>
          <w:lang w:val="en-GB"/>
        </w:rPr>
        <w:commentReference w:id="340"/>
      </w:r>
      <w:commentRangeEnd w:id="341"/>
      <w:commentRangeEnd w:id="342"/>
      <w:r w:rsidR="000074CD">
        <w:rPr>
          <w:rStyle w:val="CommentReference"/>
          <w:lang w:val="en-GB"/>
        </w:rPr>
        <w:commentReference w:id="341"/>
      </w:r>
      <w:r w:rsidR="00EE0898">
        <w:rPr>
          <w:rStyle w:val="CommentReference"/>
          <w:lang w:val="en-GB"/>
        </w:rPr>
        <w:commentReference w:id="342"/>
      </w:r>
      <w:commentRangeEnd w:id="343"/>
      <w:r w:rsidR="00F62F80">
        <w:rPr>
          <w:rStyle w:val="CommentReference"/>
          <w:lang w:val="en-GB"/>
        </w:rPr>
        <w:commentReference w:id="343"/>
      </w:r>
    </w:p>
    <w:p w14:paraId="10738B53" w14:textId="4B6B7745" w:rsidR="00482912" w:rsidRPr="00B36F30" w:rsidRDefault="001B61C1" w:rsidP="00861082">
      <w:pPr>
        <w:spacing w:after="0" w:line="480" w:lineRule="auto"/>
        <w:rPr>
          <w:ins w:id="344" w:author="Microsoft account" w:date="2021-08-31T01:47:00Z"/>
          <w:rFonts w:ascii="Times New Roman" w:hAnsi="Times New Roman" w:cs="Times New Roman"/>
          <w:bCs/>
          <w:sz w:val="24"/>
          <w:szCs w:val="24"/>
        </w:rPr>
      </w:pPr>
      <w:ins w:id="345" w:author="Microsoft account" w:date="2021-08-19T22:03:00Z">
        <w:r>
          <w:rPr>
            <w:rFonts w:ascii="Times New Roman" w:hAnsi="Times New Roman" w:cs="Times New Roman"/>
            <w:bCs/>
            <w:sz w:val="24"/>
            <w:szCs w:val="24"/>
          </w:rPr>
          <w:t>This study included 33843 in 2006, 20727 in 2012</w:t>
        </w:r>
      </w:ins>
      <w:ins w:id="346" w:author="Microsoft account" w:date="2021-08-19T22:05:00Z">
        <w:r>
          <w:rPr>
            <w:rFonts w:ascii="Times New Roman" w:hAnsi="Times New Roman" w:cs="Times New Roman"/>
            <w:bCs/>
            <w:sz w:val="24"/>
            <w:szCs w:val="24"/>
          </w:rPr>
          <w:t>,</w:t>
        </w:r>
      </w:ins>
      <w:ins w:id="347" w:author="Microsoft account" w:date="2021-08-19T22:04:00Z">
        <w:r>
          <w:rPr>
            <w:rFonts w:ascii="Times New Roman" w:hAnsi="Times New Roman" w:cs="Times New Roman"/>
            <w:bCs/>
            <w:sz w:val="24"/>
            <w:szCs w:val="24"/>
          </w:rPr>
          <w:t xml:space="preserve"> and 29724 in 2019</w:t>
        </w:r>
      </w:ins>
      <w:ins w:id="348" w:author="Microsoft account" w:date="2021-08-19T22:03:00Z">
        <w:r w:rsidRPr="001B61C1">
          <w:rPr>
            <w:rFonts w:ascii="Times New Roman" w:hAnsi="Times New Roman" w:cs="Times New Roman"/>
            <w:bCs/>
            <w:sz w:val="24"/>
            <w:szCs w:val="24"/>
          </w:rPr>
          <w:t xml:space="preserve"> </w:t>
        </w:r>
      </w:ins>
      <w:ins w:id="349" w:author="Microsoft account" w:date="2021-08-19T22:06:00Z">
        <w:r w:rsidR="00DF349C">
          <w:rPr>
            <w:rFonts w:ascii="Times New Roman" w:hAnsi="Times New Roman" w:cs="Times New Roman"/>
            <w:bCs/>
            <w:sz w:val="24"/>
            <w:szCs w:val="24"/>
          </w:rPr>
          <w:t>married women who heard about HIV</w:t>
        </w:r>
      </w:ins>
      <w:ins w:id="350" w:author="Microsoft account" w:date="2021-08-19T22:03:00Z">
        <w:r w:rsidRPr="001B61C1">
          <w:rPr>
            <w:rFonts w:ascii="Times New Roman" w:hAnsi="Times New Roman" w:cs="Times New Roman"/>
            <w:bCs/>
            <w:sz w:val="24"/>
            <w:szCs w:val="24"/>
          </w:rPr>
          <w:t>. The prevalence of</w:t>
        </w:r>
      </w:ins>
      <w:ins w:id="351" w:author="Microsoft account" w:date="2021-08-19T22:08:00Z">
        <w:r w:rsidR="00E4500A">
          <w:rPr>
            <w:rFonts w:ascii="Times New Roman" w:hAnsi="Times New Roman" w:cs="Times New Roman"/>
            <w:bCs/>
            <w:sz w:val="24"/>
            <w:szCs w:val="24"/>
          </w:rPr>
          <w:t xml:space="preserve"> achieved high score in</w:t>
        </w:r>
      </w:ins>
      <w:ins w:id="352" w:author="Microsoft account" w:date="2021-08-19T22:03:00Z">
        <w:r w:rsidRPr="001B61C1">
          <w:rPr>
            <w:rFonts w:ascii="Times New Roman" w:hAnsi="Times New Roman" w:cs="Times New Roman"/>
            <w:bCs/>
            <w:sz w:val="24"/>
            <w:szCs w:val="24"/>
          </w:rPr>
          <w:t xml:space="preserve"> </w:t>
        </w:r>
      </w:ins>
      <w:ins w:id="353" w:author="Microsoft account" w:date="2021-08-19T22:08:00Z">
        <w:r w:rsidR="00E4500A">
          <w:rPr>
            <w:rFonts w:ascii="Times New Roman" w:hAnsi="Times New Roman" w:cs="Times New Roman"/>
            <w:bCs/>
            <w:sz w:val="24"/>
            <w:szCs w:val="24"/>
          </w:rPr>
          <w:t>knowledge and awareness questions</w:t>
        </w:r>
      </w:ins>
      <w:ins w:id="354" w:author="Microsoft account" w:date="2021-08-19T22:03:00Z">
        <w:r w:rsidR="00E4500A">
          <w:rPr>
            <w:rFonts w:ascii="Times New Roman" w:hAnsi="Times New Roman" w:cs="Times New Roman"/>
            <w:bCs/>
            <w:sz w:val="24"/>
            <w:szCs w:val="24"/>
          </w:rPr>
          <w:t xml:space="preserve"> increased from 55.20% in 2006 to 58.69% in 2019</w:t>
        </w:r>
      </w:ins>
      <w:ins w:id="355" w:author="Microsoft account" w:date="2021-08-19T22:10:00Z">
        <w:r w:rsidR="00E4500A">
          <w:rPr>
            <w:rFonts w:ascii="Times New Roman" w:hAnsi="Times New Roman" w:cs="Times New Roman"/>
            <w:bCs/>
            <w:sz w:val="24"/>
            <w:szCs w:val="24"/>
          </w:rPr>
          <w:t xml:space="preserve"> </w:t>
        </w:r>
      </w:ins>
      <w:ins w:id="356" w:author="Microsoft account" w:date="2021-08-19T22:03:00Z">
        <w:r w:rsidR="00E4500A">
          <w:rPr>
            <w:rFonts w:ascii="Times New Roman" w:hAnsi="Times New Roman" w:cs="Times New Roman"/>
            <w:bCs/>
            <w:sz w:val="24"/>
            <w:szCs w:val="24"/>
          </w:rPr>
          <w:t xml:space="preserve">(Figure-1 and </w:t>
        </w:r>
      </w:ins>
      <w:ins w:id="357" w:author="Microsoft account" w:date="2021-08-19T22:10:00Z">
        <w:r w:rsidR="00E4500A">
          <w:rPr>
            <w:rFonts w:ascii="Times New Roman" w:hAnsi="Times New Roman" w:cs="Times New Roman"/>
            <w:bCs/>
            <w:sz w:val="24"/>
            <w:szCs w:val="24"/>
          </w:rPr>
          <w:t>Figure-2</w:t>
        </w:r>
      </w:ins>
      <w:ins w:id="358" w:author="Microsoft account" w:date="2021-08-19T22:03:00Z">
        <w:r w:rsidRPr="001B61C1">
          <w:rPr>
            <w:rFonts w:ascii="Times New Roman" w:hAnsi="Times New Roman" w:cs="Times New Roman"/>
            <w:bCs/>
            <w:sz w:val="24"/>
            <w:szCs w:val="24"/>
          </w:rPr>
          <w:t>).</w:t>
        </w:r>
      </w:ins>
      <w:ins w:id="359" w:author="Microsoft account" w:date="2021-08-19T22:49:00Z">
        <w:r w:rsidR="0070321C" w:rsidRPr="0070321C">
          <w:rPr>
            <w:rFonts w:ascii="Times New Roman" w:hAnsi="Times New Roman" w:cs="Times New Roman"/>
            <w:bCs/>
            <w:sz w:val="24"/>
            <w:szCs w:val="24"/>
          </w:rPr>
          <w:t xml:space="preserve"> </w:t>
        </w:r>
        <w:r w:rsidR="0070321C">
          <w:rPr>
            <w:rFonts w:ascii="Times New Roman" w:hAnsi="Times New Roman" w:cs="Times New Roman"/>
            <w:bCs/>
            <w:sz w:val="24"/>
            <w:szCs w:val="24"/>
          </w:rPr>
          <w:t>According to wealth index</w:t>
        </w:r>
      </w:ins>
      <w:moveToRangeStart w:id="360" w:author="Microsoft account" w:date="2021-08-19T22:49:00Z" w:name="move80305791"/>
      <w:commentRangeStart w:id="361"/>
      <w:commentRangeStart w:id="362"/>
      <w:moveTo w:id="363" w:author="Microsoft account" w:date="2021-08-19T22:49:00Z">
        <w:del w:id="364" w:author="Microsoft account" w:date="2021-08-19T22:49:00Z">
          <w:r w:rsidR="0070321C" w:rsidRPr="00B36F30" w:rsidDel="0070321C">
            <w:rPr>
              <w:rFonts w:ascii="Times New Roman" w:hAnsi="Times New Roman" w:cs="Times New Roman"/>
              <w:bCs/>
              <w:sz w:val="24"/>
              <w:szCs w:val="24"/>
            </w:rPr>
            <w:delText>Overall</w:delText>
          </w:r>
        </w:del>
        <w:r w:rsidR="0070321C" w:rsidRPr="00B36F30">
          <w:rPr>
            <w:rFonts w:ascii="Times New Roman" w:hAnsi="Times New Roman" w:cs="Times New Roman"/>
            <w:bCs/>
            <w:sz w:val="24"/>
            <w:szCs w:val="24"/>
          </w:rPr>
          <w:t xml:space="preserve">, </w:t>
        </w:r>
      </w:moveTo>
      <w:ins w:id="365" w:author="Microsoft account" w:date="2021-08-30T15:05:00Z">
        <w:r w:rsidR="00783E2D">
          <w:rPr>
            <w:rFonts w:ascii="Times New Roman" w:hAnsi="Times New Roman" w:cs="Times New Roman"/>
            <w:bCs/>
            <w:sz w:val="24"/>
            <w:szCs w:val="24"/>
          </w:rPr>
          <w:t>31.26</w:t>
        </w:r>
      </w:ins>
      <w:moveTo w:id="366" w:author="Microsoft account" w:date="2021-08-19T22:49:00Z">
        <w:del w:id="367" w:author="Microsoft account" w:date="2021-08-30T15:05:00Z">
          <w:r w:rsidR="0070321C" w:rsidRPr="00B36F30" w:rsidDel="00783E2D">
            <w:rPr>
              <w:rFonts w:ascii="Times New Roman" w:hAnsi="Times New Roman" w:cs="Times New Roman"/>
              <w:bCs/>
              <w:sz w:val="24"/>
              <w:szCs w:val="24"/>
            </w:rPr>
            <w:delText>75.22</w:delText>
          </w:r>
        </w:del>
        <w:r w:rsidR="0070321C" w:rsidRPr="00B36F30">
          <w:rPr>
            <w:rFonts w:ascii="Times New Roman" w:hAnsi="Times New Roman" w:cs="Times New Roman"/>
            <w:bCs/>
            <w:sz w:val="24"/>
            <w:szCs w:val="24"/>
          </w:rPr>
          <w:t xml:space="preserve">% respondents categorized by </w:t>
        </w:r>
        <w:r w:rsidR="0070321C">
          <w:rPr>
            <w:rFonts w:ascii="Times New Roman" w:hAnsi="Times New Roman" w:cs="Times New Roman"/>
            <w:bCs/>
            <w:sz w:val="24"/>
            <w:szCs w:val="24"/>
          </w:rPr>
          <w:t xml:space="preserve">richest </w:t>
        </w:r>
        <w:r w:rsidR="0070321C" w:rsidRPr="00B36F30">
          <w:rPr>
            <w:rFonts w:ascii="Times New Roman" w:hAnsi="Times New Roman" w:cs="Times New Roman"/>
            <w:bCs/>
            <w:sz w:val="24"/>
            <w:szCs w:val="24"/>
          </w:rPr>
          <w:t xml:space="preserve">wealth index scored ‘high score’ in 2012 </w:t>
        </w:r>
        <w:r w:rsidR="0070321C" w:rsidRPr="00B36F30">
          <w:rPr>
            <w:rFonts w:ascii="Times New Roman" w:hAnsi="Times New Roman" w:cs="Times New Roman"/>
            <w:bCs/>
            <w:sz w:val="24"/>
            <w:szCs w:val="24"/>
          </w:rPr>
          <w:lastRenderedPageBreak/>
          <w:t>MICS survey against 2006 MICS survey (</w:t>
        </w:r>
      </w:moveTo>
      <w:ins w:id="368" w:author="Microsoft account" w:date="2021-08-30T15:05:00Z">
        <w:r w:rsidR="00783E2D">
          <w:rPr>
            <w:rFonts w:ascii="Times New Roman" w:hAnsi="Times New Roman" w:cs="Times New Roman"/>
            <w:bCs/>
            <w:sz w:val="24"/>
            <w:szCs w:val="24"/>
          </w:rPr>
          <w:t xml:space="preserve">33.82 </w:t>
        </w:r>
      </w:ins>
      <w:moveTo w:id="369" w:author="Microsoft account" w:date="2021-08-19T22:49:00Z">
        <w:del w:id="370" w:author="Microsoft account" w:date="2021-08-30T15:05:00Z">
          <w:r w:rsidR="0070321C" w:rsidRPr="00B36F30" w:rsidDel="00783E2D">
            <w:rPr>
              <w:rFonts w:ascii="Times New Roman" w:hAnsi="Times New Roman" w:cs="Times New Roman"/>
              <w:bCs/>
              <w:sz w:val="24"/>
              <w:szCs w:val="24"/>
            </w:rPr>
            <w:delText>63.59</w:delText>
          </w:r>
        </w:del>
        <w:r w:rsidR="0070321C" w:rsidRPr="00B36F30">
          <w:rPr>
            <w:rFonts w:ascii="Times New Roman" w:hAnsi="Times New Roman" w:cs="Times New Roman"/>
            <w:bCs/>
            <w:sz w:val="24"/>
            <w:szCs w:val="24"/>
          </w:rPr>
          <w:t>%) though it shows a decreasing rate in 2019 (</w:t>
        </w:r>
      </w:moveTo>
      <w:ins w:id="371" w:author="Microsoft account" w:date="2021-08-30T15:05:00Z">
        <w:r w:rsidR="00783E2D">
          <w:rPr>
            <w:rFonts w:ascii="Times New Roman" w:hAnsi="Times New Roman" w:cs="Times New Roman"/>
            <w:bCs/>
            <w:sz w:val="24"/>
            <w:szCs w:val="24"/>
          </w:rPr>
          <w:t>27.72</w:t>
        </w:r>
      </w:ins>
      <w:ins w:id="372" w:author="Microsoft account" w:date="2021-08-30T15:06:00Z">
        <w:r w:rsidR="00783E2D">
          <w:rPr>
            <w:rFonts w:ascii="Times New Roman" w:hAnsi="Times New Roman" w:cs="Times New Roman"/>
            <w:bCs/>
            <w:sz w:val="24"/>
            <w:szCs w:val="24"/>
          </w:rPr>
          <w:t xml:space="preserve"> </w:t>
        </w:r>
      </w:ins>
      <w:moveTo w:id="373" w:author="Microsoft account" w:date="2021-08-19T22:49:00Z">
        <w:del w:id="374" w:author="Microsoft account" w:date="2021-08-30T15:05:00Z">
          <w:r w:rsidR="0070321C" w:rsidRPr="00B36F30" w:rsidDel="00783E2D">
            <w:rPr>
              <w:rFonts w:ascii="Times New Roman" w:hAnsi="Times New Roman" w:cs="Times New Roman"/>
              <w:bCs/>
              <w:sz w:val="24"/>
              <w:szCs w:val="24"/>
            </w:rPr>
            <w:delText>66.38</w:delText>
          </w:r>
        </w:del>
        <w:r w:rsidR="0070321C" w:rsidRPr="00B36F30">
          <w:rPr>
            <w:rFonts w:ascii="Times New Roman" w:hAnsi="Times New Roman" w:cs="Times New Roman"/>
            <w:bCs/>
            <w:sz w:val="24"/>
            <w:szCs w:val="24"/>
          </w:rPr>
          <w:t>%)</w:t>
        </w:r>
      </w:moveTo>
      <w:ins w:id="375" w:author="Microsoft account" w:date="2021-08-19T22:50:00Z">
        <w:r w:rsidR="0070321C">
          <w:rPr>
            <w:rFonts w:ascii="Times New Roman" w:hAnsi="Times New Roman" w:cs="Times New Roman"/>
            <w:bCs/>
            <w:sz w:val="24"/>
            <w:szCs w:val="24"/>
          </w:rPr>
          <w:t xml:space="preserve"> (Figure-3)</w:t>
        </w:r>
      </w:ins>
      <w:moveTo w:id="376" w:author="Microsoft account" w:date="2021-08-19T22:49:00Z">
        <w:r w:rsidR="0070321C" w:rsidRPr="00B36F30">
          <w:rPr>
            <w:rFonts w:ascii="Times New Roman" w:hAnsi="Times New Roman" w:cs="Times New Roman"/>
            <w:bCs/>
            <w:sz w:val="24"/>
            <w:szCs w:val="24"/>
          </w:rPr>
          <w:t xml:space="preserve">. </w:t>
        </w:r>
      </w:moveTo>
      <w:commentRangeEnd w:id="361"/>
      <w:ins w:id="377" w:author="Microsoft account" w:date="2021-08-31T01:47:00Z">
        <w:r w:rsidR="00482912" w:rsidRPr="00B36F30">
          <w:rPr>
            <w:rFonts w:ascii="Times New Roman" w:hAnsi="Times New Roman" w:cs="Times New Roman"/>
            <w:bCs/>
            <w:sz w:val="24"/>
            <w:szCs w:val="24"/>
          </w:rPr>
          <w:t>In Sylhet division, f</w:t>
        </w:r>
        <w:r w:rsidR="00482912">
          <w:rPr>
            <w:rFonts w:ascii="Times New Roman" w:hAnsi="Times New Roman" w:cs="Times New Roman"/>
            <w:bCs/>
            <w:sz w:val="24"/>
            <w:szCs w:val="24"/>
          </w:rPr>
          <w:t>ollowing 2019 MICS survey, 8.66</w:t>
        </w:r>
        <w:r w:rsidR="00482912" w:rsidRPr="00B36F30">
          <w:rPr>
            <w:rFonts w:ascii="Times New Roman" w:hAnsi="Times New Roman" w:cs="Times New Roman"/>
            <w:bCs/>
            <w:sz w:val="24"/>
            <w:szCs w:val="24"/>
          </w:rPr>
          <w:t>% respondents scored high score regarding HIV knowledge whereas in 2006</w:t>
        </w:r>
        <w:r w:rsidR="00482912">
          <w:rPr>
            <w:rFonts w:ascii="Times New Roman" w:hAnsi="Times New Roman" w:cs="Times New Roman"/>
            <w:bCs/>
            <w:sz w:val="24"/>
            <w:szCs w:val="24"/>
          </w:rPr>
          <w:t xml:space="preserve"> and 2012 MICS, these were 3.97% and 3.14</w:t>
        </w:r>
        <w:r w:rsidR="00482912" w:rsidRPr="00B36F30">
          <w:rPr>
            <w:rFonts w:ascii="Times New Roman" w:hAnsi="Times New Roman" w:cs="Times New Roman"/>
            <w:bCs/>
            <w:sz w:val="24"/>
            <w:szCs w:val="24"/>
          </w:rPr>
          <w:t>% respectively.</w:t>
        </w:r>
        <w:r w:rsidR="00482912">
          <w:rPr>
            <w:rFonts w:ascii="Times New Roman" w:hAnsi="Times New Roman" w:cs="Times New Roman"/>
            <w:bCs/>
            <w:sz w:val="24"/>
            <w:szCs w:val="24"/>
          </w:rPr>
          <w:t xml:space="preserve"> </w:t>
        </w:r>
        <w:r w:rsidR="00482912" w:rsidRPr="00B36F30">
          <w:rPr>
            <w:rFonts w:ascii="Times New Roman" w:hAnsi="Times New Roman" w:cs="Times New Roman"/>
            <w:bCs/>
            <w:sz w:val="24"/>
            <w:szCs w:val="24"/>
          </w:rPr>
          <w:t>However, subjects from Dhaka division m</w:t>
        </w:r>
        <w:r w:rsidR="00482912">
          <w:rPr>
            <w:rFonts w:ascii="Times New Roman" w:hAnsi="Times New Roman" w:cs="Times New Roman"/>
            <w:bCs/>
            <w:sz w:val="24"/>
            <w:szCs w:val="24"/>
          </w:rPr>
          <w:t>ade the lowest percentage (24.73</w:t>
        </w:r>
        <w:r w:rsidR="00482912" w:rsidRPr="00B36F30">
          <w:rPr>
            <w:rFonts w:ascii="Times New Roman" w:hAnsi="Times New Roman" w:cs="Times New Roman"/>
            <w:bCs/>
            <w:sz w:val="24"/>
            <w:szCs w:val="24"/>
          </w:rPr>
          <w:t>%) of high score in 2</w:t>
        </w:r>
        <w:r w:rsidR="00482912">
          <w:rPr>
            <w:rFonts w:ascii="Times New Roman" w:hAnsi="Times New Roman" w:cs="Times New Roman"/>
            <w:bCs/>
            <w:sz w:val="24"/>
            <w:szCs w:val="24"/>
          </w:rPr>
          <w:t>019, which were previously 34.90% and 35.44</w:t>
        </w:r>
        <w:r w:rsidR="00482912" w:rsidRPr="00B36F30">
          <w:rPr>
            <w:rFonts w:ascii="Times New Roman" w:hAnsi="Times New Roman" w:cs="Times New Roman"/>
            <w:bCs/>
            <w:sz w:val="24"/>
            <w:szCs w:val="24"/>
          </w:rPr>
          <w:t>% in 2012 and 2006 MICS.</w:t>
        </w:r>
      </w:ins>
    </w:p>
    <w:p w14:paraId="5953E9AD" w14:textId="3BB49E22" w:rsidR="001B61C1" w:rsidRDefault="0070321C" w:rsidP="00482912">
      <w:pPr>
        <w:spacing w:after="0" w:line="480" w:lineRule="auto"/>
        <w:rPr>
          <w:ins w:id="378" w:author="Microsoft account" w:date="2021-08-19T22:03:00Z"/>
          <w:rFonts w:ascii="Times New Roman" w:hAnsi="Times New Roman" w:cs="Times New Roman"/>
          <w:bCs/>
          <w:sz w:val="24"/>
          <w:szCs w:val="24"/>
        </w:rPr>
      </w:pPr>
      <w:moveTo w:id="379" w:author="Microsoft account" w:date="2021-08-19T22:49:00Z">
        <w:del w:id="380" w:author="Microsoft account" w:date="2021-08-31T01:47:00Z">
          <w:r w:rsidDel="00482912">
            <w:rPr>
              <w:rStyle w:val="CommentReference"/>
              <w:lang w:val="en-GB"/>
            </w:rPr>
            <w:commentReference w:id="361"/>
          </w:r>
        </w:del>
      </w:moveTo>
      <w:moveToRangeEnd w:id="360"/>
      <w:commentRangeEnd w:id="362"/>
      <w:del w:id="381" w:author="Microsoft account" w:date="2021-08-31T01:47:00Z">
        <w:r w:rsidR="00451FCA" w:rsidRPr="00482912" w:rsidDel="00482912">
          <w:rPr>
            <w:rStyle w:val="CommentReference"/>
            <w:lang w:val="en-GB"/>
          </w:rPr>
          <w:commentReference w:id="362"/>
        </w:r>
      </w:del>
      <w:ins w:id="382" w:author="Microsoft account" w:date="2021-08-31T01:47:00Z">
        <w:r w:rsidR="00482912" w:rsidDel="00482912">
          <w:rPr>
            <w:rStyle w:val="CommentReference"/>
            <w:lang w:val="en-GB"/>
          </w:rPr>
          <w:t xml:space="preserve"> </w:t>
        </w:r>
      </w:ins>
    </w:p>
    <w:p w14:paraId="3BFDC96E" w14:textId="03386BEA" w:rsidR="00182FA3" w:rsidRPr="00B36F30" w:rsidRDefault="00182FA3" w:rsidP="00482912">
      <w:pPr>
        <w:spacing w:after="0" w:line="480" w:lineRule="auto"/>
        <w:rPr>
          <w:rFonts w:ascii="Times New Roman" w:hAnsi="Times New Roman" w:cs="Times New Roman"/>
          <w:bCs/>
          <w:sz w:val="24"/>
          <w:szCs w:val="24"/>
        </w:rPr>
      </w:pPr>
      <w:r w:rsidRPr="00B36F30">
        <w:rPr>
          <w:rFonts w:ascii="Times New Roman" w:hAnsi="Times New Roman" w:cs="Times New Roman"/>
          <w:bCs/>
          <w:sz w:val="24"/>
          <w:szCs w:val="24"/>
        </w:rPr>
        <w:t xml:space="preserve">Table 1 shows the comparison </w:t>
      </w:r>
      <w:commentRangeStart w:id="383"/>
      <w:commentRangeStart w:id="384"/>
      <w:r w:rsidRPr="00B36F30">
        <w:rPr>
          <w:rFonts w:ascii="Times New Roman" w:hAnsi="Times New Roman" w:cs="Times New Roman"/>
          <w:bCs/>
          <w:sz w:val="24"/>
          <w:szCs w:val="24"/>
        </w:rPr>
        <w:t xml:space="preserve">of correct response </w:t>
      </w:r>
      <w:commentRangeEnd w:id="383"/>
      <w:r w:rsidR="00C20273">
        <w:rPr>
          <w:rStyle w:val="CommentReference"/>
          <w:lang w:val="en-GB"/>
        </w:rPr>
        <w:commentReference w:id="383"/>
      </w:r>
      <w:commentRangeEnd w:id="384"/>
      <w:r w:rsidR="00F62F80">
        <w:rPr>
          <w:rStyle w:val="CommentReference"/>
          <w:lang w:val="en-GB"/>
        </w:rPr>
        <w:commentReference w:id="384"/>
      </w:r>
      <w:r w:rsidRPr="00B36F30">
        <w:rPr>
          <w:rFonts w:ascii="Times New Roman" w:hAnsi="Times New Roman" w:cs="Times New Roman"/>
          <w:bCs/>
          <w:sz w:val="24"/>
          <w:szCs w:val="24"/>
        </w:rPr>
        <w:t xml:space="preserve">rate over a thirteen-year period (2006 to 2019). Percentage of correct response to the questions about HIV related awareness have fallen all over the time period for most of the questions except the questions about using of condom every time which shows a drop down in 2012 against 2006 (65.89% to 52.31%) but shows a risen loop in 2019 against 2012 (52.31% to 62.42%) and table 1 </w:t>
      </w:r>
      <w:r w:rsidR="00B333B4">
        <w:rPr>
          <w:rFonts w:ascii="Times New Roman" w:hAnsi="Times New Roman" w:cs="Times New Roman"/>
          <w:bCs/>
          <w:sz w:val="24"/>
          <w:szCs w:val="24"/>
        </w:rPr>
        <w:t xml:space="preserve">also </w:t>
      </w:r>
      <w:r w:rsidRPr="00B36F30">
        <w:rPr>
          <w:rFonts w:ascii="Times New Roman" w:hAnsi="Times New Roman" w:cs="Times New Roman"/>
          <w:bCs/>
          <w:sz w:val="24"/>
          <w:szCs w:val="24"/>
        </w:rPr>
        <w:t xml:space="preserve">shows </w:t>
      </w:r>
      <w:del w:id="385" w:author="Chowdhury,Muhammad Abdul Baker" w:date="2021-07-30T22:42:00Z">
        <w:r w:rsidRPr="00B36F30" w:rsidDel="00DE2AC3">
          <w:rPr>
            <w:rFonts w:ascii="Times New Roman" w:hAnsi="Times New Roman" w:cs="Times New Roman"/>
            <w:bCs/>
            <w:sz w:val="24"/>
            <w:szCs w:val="24"/>
          </w:rPr>
          <w:delText xml:space="preserve">interesting </w:delText>
        </w:r>
      </w:del>
      <w:r w:rsidRPr="00B36F30">
        <w:rPr>
          <w:rFonts w:ascii="Times New Roman" w:hAnsi="Times New Roman" w:cs="Times New Roman"/>
          <w:bCs/>
          <w:sz w:val="24"/>
          <w:szCs w:val="24"/>
        </w:rPr>
        <w:t xml:space="preserve">changes in the percentage of people who know HIV transmission is not possible by sharing food. The overall status of the percentage of knowing that HIV </w:t>
      </w:r>
      <w:r w:rsidR="00200166" w:rsidRPr="00B36F30">
        <w:rPr>
          <w:rFonts w:ascii="Times New Roman" w:hAnsi="Times New Roman" w:cs="Times New Roman"/>
          <w:bCs/>
          <w:sz w:val="24"/>
          <w:szCs w:val="24"/>
        </w:rPr>
        <w:t>cannot</w:t>
      </w:r>
      <w:r w:rsidRPr="00B36F30">
        <w:rPr>
          <w:rFonts w:ascii="Times New Roman" w:hAnsi="Times New Roman" w:cs="Times New Roman"/>
          <w:bCs/>
          <w:sz w:val="24"/>
          <w:szCs w:val="24"/>
        </w:rPr>
        <w:t xml:space="preserve"> be transmitted by food is 49.43% according to 2006 MICS survey whereas it is increased 52.14% in 2012 MICS survey and this percentage increased incredibly in 2019 showing 82.46%.</w:t>
      </w:r>
    </w:p>
    <w:p w14:paraId="5FFB0E2A" w14:textId="489E12ED" w:rsidR="00682A84" w:rsidRPr="00B36F30" w:rsidRDefault="00182FA3" w:rsidP="00682A84">
      <w:pPr>
        <w:spacing w:after="0" w:line="480" w:lineRule="auto"/>
        <w:rPr>
          <w:ins w:id="386" w:author="Microsoft account" w:date="2021-08-19T23:00:00Z"/>
          <w:rFonts w:ascii="Times New Roman" w:hAnsi="Times New Roman" w:cs="Times New Roman"/>
          <w:bCs/>
          <w:sz w:val="24"/>
          <w:szCs w:val="24"/>
        </w:rPr>
      </w:pPr>
      <w:r w:rsidRPr="00B36F30">
        <w:rPr>
          <w:rFonts w:ascii="Times New Roman" w:hAnsi="Times New Roman" w:cs="Times New Roman"/>
          <w:bCs/>
          <w:sz w:val="24"/>
          <w:szCs w:val="24"/>
        </w:rPr>
        <w:t xml:space="preserve">Table 2 represents the status of respondents affecting the levels of HIV </w:t>
      </w:r>
      <w:ins w:id="387" w:author="Microsoft account" w:date="2021-08-19T22:18:00Z">
        <w:r w:rsidR="00F62F80">
          <w:rPr>
            <w:rFonts w:ascii="Times New Roman" w:hAnsi="Times New Roman" w:cs="Times New Roman"/>
            <w:bCs/>
            <w:sz w:val="24"/>
            <w:szCs w:val="24"/>
          </w:rPr>
          <w:t xml:space="preserve">score category </w:t>
        </w:r>
      </w:ins>
      <w:commentRangeStart w:id="388"/>
      <w:del w:id="389" w:author="Microsoft account" w:date="2021-08-19T22:17:00Z">
        <w:r w:rsidRPr="00B36F30" w:rsidDel="00F62F80">
          <w:rPr>
            <w:rFonts w:ascii="Times New Roman" w:hAnsi="Times New Roman" w:cs="Times New Roman"/>
            <w:bCs/>
            <w:sz w:val="24"/>
            <w:szCs w:val="24"/>
          </w:rPr>
          <w:delText>knowledge categorized</w:delText>
        </w:r>
      </w:del>
      <w:del w:id="390" w:author="Microsoft account" w:date="2021-08-19T22:18:00Z">
        <w:r w:rsidRPr="00B36F30" w:rsidDel="00F62F80">
          <w:rPr>
            <w:rFonts w:ascii="Times New Roman" w:hAnsi="Times New Roman" w:cs="Times New Roman"/>
            <w:bCs/>
            <w:sz w:val="24"/>
            <w:szCs w:val="24"/>
          </w:rPr>
          <w:delText xml:space="preserve"> </w:delText>
        </w:r>
      </w:del>
      <w:commentRangeEnd w:id="388"/>
      <w:r w:rsidR="00DE2AC3">
        <w:rPr>
          <w:rStyle w:val="CommentReference"/>
          <w:lang w:val="en-GB"/>
        </w:rPr>
        <w:commentReference w:id="388"/>
      </w:r>
      <w:r w:rsidRPr="00B36F30">
        <w:rPr>
          <w:rFonts w:ascii="Times New Roman" w:hAnsi="Times New Roman" w:cs="Times New Roman"/>
          <w:bCs/>
          <w:sz w:val="24"/>
          <w:szCs w:val="24"/>
        </w:rPr>
        <w:t xml:space="preserve">by their socio-demographic characteristics by using chi square test showing the p-values. </w:t>
      </w:r>
      <w:del w:id="391" w:author="Microsoft account" w:date="2021-08-31T01:54:00Z">
        <w:r w:rsidRPr="00B36F30" w:rsidDel="00B92F11">
          <w:rPr>
            <w:rFonts w:ascii="Times New Roman" w:hAnsi="Times New Roman" w:cs="Times New Roman"/>
            <w:bCs/>
            <w:sz w:val="24"/>
            <w:szCs w:val="24"/>
          </w:rPr>
          <w:delText xml:space="preserve">Score status shows a significant difference (high or low) for different categories of age group, residence type, educational attainment, religion, mass media accessibility, household’s education level and wealth index. </w:delText>
        </w:r>
      </w:del>
      <w:moveToRangeStart w:id="392" w:author="Microsoft account" w:date="2021-08-19T22:56:00Z" w:name="move80306182"/>
      <w:moveTo w:id="393" w:author="Microsoft account" w:date="2021-08-19T22:56:00Z">
        <w:del w:id="394" w:author="Microsoft account" w:date="2021-08-19T23:00:00Z">
          <w:r w:rsidR="00682A84" w:rsidRPr="00B36F30" w:rsidDel="005145C2">
            <w:rPr>
              <w:rFonts w:ascii="Times New Roman" w:hAnsi="Times New Roman" w:cs="Times New Roman"/>
              <w:bCs/>
              <w:sz w:val="24"/>
              <w:szCs w:val="24"/>
            </w:rPr>
            <w:delText>Awareness</w:delText>
          </w:r>
        </w:del>
      </w:moveTo>
      <w:ins w:id="395" w:author="Microsoft account" w:date="2021-08-19T23:00:00Z">
        <w:r w:rsidR="005145C2">
          <w:rPr>
            <w:rFonts w:ascii="Times New Roman" w:hAnsi="Times New Roman" w:cs="Times New Roman"/>
            <w:bCs/>
            <w:sz w:val="24"/>
            <w:szCs w:val="24"/>
          </w:rPr>
          <w:t>HIV</w:t>
        </w:r>
      </w:ins>
      <w:moveTo w:id="396" w:author="Microsoft account" w:date="2021-08-19T22:56:00Z">
        <w:r w:rsidR="00682A84" w:rsidRPr="00B36F30">
          <w:rPr>
            <w:rFonts w:ascii="Times New Roman" w:hAnsi="Times New Roman" w:cs="Times New Roman"/>
            <w:bCs/>
            <w:sz w:val="24"/>
            <w:szCs w:val="24"/>
          </w:rPr>
          <w:t xml:space="preserve"> score among the young people is higher than the other age groups people. Percentages of high score in 15-24 age group are 55.84%, 66.29% and 60.16% according to 2006, 2012 and 2019 MICS survey, respectively. Also, an increasing rate of high score is clearly understood in the age group 45 and above from 2006 to 2019 which are 48.17%, 58.58% respectively in 2006 and 2012. Though it started decreasing in 2019 (52.13%).</w:t>
        </w:r>
      </w:moveTo>
      <w:ins w:id="397" w:author="Microsoft account" w:date="2021-08-19T23:00:00Z">
        <w:r w:rsidR="00682A84" w:rsidRPr="00682A84">
          <w:rPr>
            <w:rFonts w:ascii="Times New Roman" w:hAnsi="Times New Roman" w:cs="Times New Roman"/>
            <w:bCs/>
            <w:sz w:val="24"/>
            <w:szCs w:val="24"/>
          </w:rPr>
          <w:t xml:space="preserve"> </w:t>
        </w:r>
      </w:ins>
    </w:p>
    <w:p w14:paraId="122567FE" w14:textId="16FB0D48" w:rsidR="00182FA3" w:rsidRPr="00B36F30" w:rsidDel="00B92F11" w:rsidRDefault="00682A84" w:rsidP="00067FD0">
      <w:pPr>
        <w:spacing w:after="0" w:line="480" w:lineRule="auto"/>
        <w:rPr>
          <w:del w:id="398" w:author="Microsoft account" w:date="2021-08-31T01:56:00Z"/>
          <w:rFonts w:ascii="Times New Roman" w:hAnsi="Times New Roman" w:cs="Times New Roman"/>
          <w:bCs/>
          <w:sz w:val="24"/>
          <w:szCs w:val="24"/>
        </w:rPr>
      </w:pPr>
      <w:moveTo w:id="399" w:author="Microsoft account" w:date="2021-08-19T22:56:00Z">
        <w:r w:rsidRPr="00B36F30">
          <w:rPr>
            <w:rFonts w:ascii="Times New Roman" w:hAnsi="Times New Roman" w:cs="Times New Roman"/>
            <w:bCs/>
            <w:sz w:val="24"/>
            <w:szCs w:val="24"/>
          </w:rPr>
          <w:lastRenderedPageBreak/>
          <w:t xml:space="preserve"> </w:t>
        </w:r>
      </w:moveTo>
      <w:moveToRangeStart w:id="400" w:author="Microsoft account" w:date="2021-08-19T22:53:00Z" w:name="move80306054"/>
      <w:moveToRangeEnd w:id="392"/>
      <w:moveTo w:id="401" w:author="Microsoft account" w:date="2021-08-19T22:53:00Z">
        <w:r w:rsidR="00D91140" w:rsidRPr="00B36F30">
          <w:rPr>
            <w:rFonts w:ascii="Times New Roman" w:hAnsi="Times New Roman" w:cs="Times New Roman"/>
            <w:bCs/>
            <w:sz w:val="24"/>
            <w:szCs w:val="24"/>
          </w:rPr>
          <w:t xml:space="preserve">Interesting part is that 63.42% respondents living in rural area scored high score in 2019 compared to urban people’s scoring status (56.93%) of 2019 MICS survey. </w:t>
        </w:r>
      </w:moveTo>
      <w:moveToRangeStart w:id="402" w:author="Microsoft account" w:date="2021-08-19T22:54:00Z" w:name="move80306085"/>
      <w:moveToRangeEnd w:id="400"/>
      <w:moveTo w:id="403" w:author="Microsoft account" w:date="2021-08-19T22:54:00Z">
        <w:r w:rsidRPr="00B36F30">
          <w:rPr>
            <w:rFonts w:ascii="Times New Roman" w:hAnsi="Times New Roman" w:cs="Times New Roman"/>
            <w:bCs/>
            <w:sz w:val="24"/>
            <w:szCs w:val="24"/>
          </w:rPr>
          <w:t>High scoring status of rural area were 51.96% and 72.05% according to 2006 and 2012 M</w:t>
        </w:r>
        <w:r>
          <w:rPr>
            <w:rFonts w:ascii="Times New Roman" w:hAnsi="Times New Roman" w:cs="Times New Roman"/>
            <w:bCs/>
            <w:sz w:val="24"/>
            <w:szCs w:val="24"/>
          </w:rPr>
          <w:t xml:space="preserve">ICS survey. </w:t>
        </w:r>
        <w:del w:id="404" w:author="Microsoft account" w:date="2021-08-31T01:55:00Z">
          <w:r w:rsidDel="00B92F11">
            <w:rPr>
              <w:rFonts w:ascii="Times New Roman" w:hAnsi="Times New Roman" w:cs="Times New Roman"/>
              <w:bCs/>
              <w:sz w:val="24"/>
              <w:szCs w:val="24"/>
            </w:rPr>
            <w:delText>On the other hand, h</w:delText>
          </w:r>
          <w:r w:rsidRPr="00B36F30" w:rsidDel="00B92F11">
            <w:rPr>
              <w:rFonts w:ascii="Times New Roman" w:hAnsi="Times New Roman" w:cs="Times New Roman"/>
              <w:bCs/>
              <w:sz w:val="24"/>
              <w:szCs w:val="24"/>
            </w:rPr>
            <w:delText xml:space="preserve">igh scoring status of the respondents of urban area were 60.19% and 61.95% according to 2006 and 2012 MICS survey. </w:delText>
          </w:r>
        </w:del>
      </w:moveTo>
      <w:moveFromRangeStart w:id="405" w:author="Microsoft account" w:date="2021-08-19T22:49:00Z" w:name="move80305791"/>
      <w:moveToRangeEnd w:id="402"/>
      <w:commentRangeStart w:id="406"/>
      <w:moveFrom w:id="407" w:author="Microsoft account" w:date="2021-08-19T22:49:00Z">
        <w:r w:rsidR="00182FA3" w:rsidRPr="00B36F30" w:rsidDel="0070321C">
          <w:rPr>
            <w:rFonts w:ascii="Times New Roman" w:hAnsi="Times New Roman" w:cs="Times New Roman"/>
            <w:bCs/>
            <w:sz w:val="24"/>
            <w:szCs w:val="24"/>
          </w:rPr>
          <w:t xml:space="preserve">Overall, 75.22% respondents categorized by </w:t>
        </w:r>
        <w:r w:rsidR="00B333B4" w:rsidDel="0070321C">
          <w:rPr>
            <w:rFonts w:ascii="Times New Roman" w:hAnsi="Times New Roman" w:cs="Times New Roman"/>
            <w:bCs/>
            <w:sz w:val="24"/>
            <w:szCs w:val="24"/>
          </w:rPr>
          <w:t xml:space="preserve">richest </w:t>
        </w:r>
        <w:r w:rsidR="00182FA3" w:rsidRPr="00B36F30" w:rsidDel="0070321C">
          <w:rPr>
            <w:rFonts w:ascii="Times New Roman" w:hAnsi="Times New Roman" w:cs="Times New Roman"/>
            <w:bCs/>
            <w:sz w:val="24"/>
            <w:szCs w:val="24"/>
          </w:rPr>
          <w:t xml:space="preserve">wealth index scored ‘high score’ in 2012 MICS survey against 2006 MICS survey (63.59%) though it shows a decreasing rate in 2019 (66.38%). </w:t>
        </w:r>
        <w:commentRangeEnd w:id="406"/>
        <w:r w:rsidR="00E11FF1" w:rsidDel="0070321C">
          <w:rPr>
            <w:rStyle w:val="CommentReference"/>
            <w:lang w:val="en-GB"/>
          </w:rPr>
          <w:commentReference w:id="406"/>
        </w:r>
      </w:moveFrom>
      <w:moveFromRangeStart w:id="408" w:author="Microsoft account" w:date="2021-08-19T22:53:00Z" w:name="move80306025"/>
      <w:moveFromRangeEnd w:id="405"/>
      <w:moveFrom w:id="409" w:author="Microsoft account" w:date="2021-08-19T22:53:00Z">
        <w:r w:rsidR="00B333B4" w:rsidDel="00D91140">
          <w:rPr>
            <w:rFonts w:ascii="Times New Roman" w:hAnsi="Times New Roman" w:cs="Times New Roman"/>
            <w:bCs/>
            <w:sz w:val="24"/>
            <w:szCs w:val="24"/>
          </w:rPr>
          <w:t>Married women who have a</w:t>
        </w:r>
        <w:r w:rsidR="00182FA3" w:rsidRPr="00B36F30" w:rsidDel="00D91140">
          <w:rPr>
            <w:rFonts w:ascii="Times New Roman" w:hAnsi="Times New Roman" w:cs="Times New Roman"/>
            <w:bCs/>
            <w:sz w:val="24"/>
            <w:szCs w:val="24"/>
          </w:rPr>
          <w:t xml:space="preserve">ccess of mass media shows the HIV awareness status as 60.32% respondents scored high score in 2019 against 2012 MICS survey (70.10%). </w:t>
        </w:r>
      </w:moveFrom>
      <w:moveFromRangeEnd w:id="408"/>
      <w:ins w:id="410" w:author="Microsoft account" w:date="2021-08-19T22:52:00Z">
        <w:r w:rsidR="00D91140">
          <w:rPr>
            <w:rFonts w:ascii="Times New Roman" w:hAnsi="Times New Roman" w:cs="Times New Roman"/>
            <w:bCs/>
            <w:sz w:val="24"/>
            <w:szCs w:val="24"/>
          </w:rPr>
          <w:t>O</w:t>
        </w:r>
      </w:ins>
      <w:del w:id="411" w:author="Microsoft account" w:date="2021-08-19T22:52:00Z">
        <w:r w:rsidR="00182FA3" w:rsidRPr="00B36F30" w:rsidDel="00D91140">
          <w:rPr>
            <w:rFonts w:ascii="Times New Roman" w:hAnsi="Times New Roman" w:cs="Times New Roman"/>
            <w:bCs/>
            <w:sz w:val="24"/>
            <w:szCs w:val="24"/>
          </w:rPr>
          <w:delText>Similarly, o</w:delText>
        </w:r>
      </w:del>
      <w:r w:rsidR="00182FA3" w:rsidRPr="00B36F30">
        <w:rPr>
          <w:rFonts w:ascii="Times New Roman" w:hAnsi="Times New Roman" w:cs="Times New Roman"/>
          <w:bCs/>
          <w:sz w:val="24"/>
          <w:szCs w:val="24"/>
        </w:rPr>
        <w:t xml:space="preserve">ver thirteen-year time period, household’s education level shows a significant change in score of HIV awareness. In 2019 MICS survey, </w:t>
      </w:r>
      <w:r w:rsidR="00B333B4">
        <w:rPr>
          <w:rFonts w:ascii="Times New Roman" w:hAnsi="Times New Roman" w:cs="Times New Roman"/>
          <w:bCs/>
          <w:sz w:val="24"/>
          <w:szCs w:val="24"/>
        </w:rPr>
        <w:t>77.13%</w:t>
      </w:r>
      <w:r w:rsidR="00182FA3" w:rsidRPr="00B36F30">
        <w:rPr>
          <w:rFonts w:ascii="Times New Roman" w:hAnsi="Times New Roman" w:cs="Times New Roman"/>
          <w:bCs/>
          <w:sz w:val="24"/>
          <w:szCs w:val="24"/>
        </w:rPr>
        <w:t xml:space="preserve"> respondents having </w:t>
      </w:r>
      <w:r w:rsidR="00B333B4">
        <w:rPr>
          <w:rFonts w:ascii="Times New Roman" w:hAnsi="Times New Roman" w:cs="Times New Roman"/>
          <w:bCs/>
          <w:sz w:val="24"/>
          <w:szCs w:val="24"/>
        </w:rPr>
        <w:t>secondary or higher education level scored ‘high’ which was 70.29</w:t>
      </w:r>
      <w:r w:rsidR="00182FA3" w:rsidRPr="00B36F30">
        <w:rPr>
          <w:rFonts w:ascii="Times New Roman" w:hAnsi="Times New Roman" w:cs="Times New Roman"/>
          <w:bCs/>
          <w:sz w:val="24"/>
          <w:szCs w:val="24"/>
        </w:rPr>
        <w:t>% in 2006 MICS survey</w:t>
      </w:r>
      <w:ins w:id="412" w:author="Microsoft account" w:date="2021-08-31T01:54:00Z">
        <w:r w:rsidR="00B92F11">
          <w:rPr>
            <w:rFonts w:ascii="Times New Roman" w:hAnsi="Times New Roman" w:cs="Times New Roman"/>
            <w:bCs/>
            <w:sz w:val="24"/>
            <w:szCs w:val="24"/>
          </w:rPr>
          <w:t xml:space="preserve">. </w:t>
        </w:r>
      </w:ins>
      <w:del w:id="413" w:author="Microsoft account" w:date="2021-08-31T01:54:00Z">
        <w:r w:rsidR="00182FA3" w:rsidRPr="00B36F30" w:rsidDel="00B92F11">
          <w:rPr>
            <w:rFonts w:ascii="Times New Roman" w:hAnsi="Times New Roman" w:cs="Times New Roman"/>
            <w:bCs/>
            <w:sz w:val="24"/>
            <w:szCs w:val="24"/>
          </w:rPr>
          <w:delText xml:space="preserve">. On the contrary, 28.25% </w:delText>
        </w:r>
        <w:r w:rsidR="00B333B4" w:rsidDel="00B92F11">
          <w:rPr>
            <w:rFonts w:ascii="Times New Roman" w:hAnsi="Times New Roman" w:cs="Times New Roman"/>
            <w:bCs/>
            <w:sz w:val="24"/>
            <w:szCs w:val="24"/>
          </w:rPr>
          <w:delText xml:space="preserve">married women </w:delText>
        </w:r>
        <w:r w:rsidR="00182FA3" w:rsidRPr="00B36F30" w:rsidDel="00B92F11">
          <w:rPr>
            <w:rFonts w:ascii="Times New Roman" w:hAnsi="Times New Roman" w:cs="Times New Roman"/>
            <w:bCs/>
            <w:sz w:val="24"/>
            <w:szCs w:val="24"/>
          </w:rPr>
          <w:delText xml:space="preserve">scored </w:delText>
        </w:r>
        <w:r w:rsidR="00B333B4" w:rsidDel="00B92F11">
          <w:rPr>
            <w:rFonts w:ascii="Times New Roman" w:hAnsi="Times New Roman" w:cs="Times New Roman"/>
            <w:bCs/>
            <w:sz w:val="24"/>
            <w:szCs w:val="24"/>
          </w:rPr>
          <w:delText>“</w:delText>
        </w:r>
        <w:r w:rsidR="00182FA3" w:rsidRPr="00B36F30" w:rsidDel="00B92F11">
          <w:rPr>
            <w:rFonts w:ascii="Times New Roman" w:hAnsi="Times New Roman" w:cs="Times New Roman"/>
            <w:bCs/>
            <w:sz w:val="24"/>
            <w:szCs w:val="24"/>
          </w:rPr>
          <w:delText>low</w:delText>
        </w:r>
        <w:r w:rsidR="00B333B4" w:rsidDel="00B92F11">
          <w:rPr>
            <w:rFonts w:ascii="Times New Roman" w:hAnsi="Times New Roman" w:cs="Times New Roman"/>
            <w:bCs/>
            <w:sz w:val="24"/>
            <w:szCs w:val="24"/>
          </w:rPr>
          <w:delText>” score in 2012 which was 33.62</w:delText>
        </w:r>
        <w:r w:rsidR="00182FA3" w:rsidRPr="00B36F30" w:rsidDel="00B92F11">
          <w:rPr>
            <w:rFonts w:ascii="Times New Roman" w:hAnsi="Times New Roman" w:cs="Times New Roman"/>
            <w:bCs/>
            <w:sz w:val="24"/>
            <w:szCs w:val="24"/>
          </w:rPr>
          <w:delText>% regarding HIV awareness in 2006</w:delText>
        </w:r>
        <w:r w:rsidR="00B333B4" w:rsidDel="00B92F11">
          <w:rPr>
            <w:rFonts w:ascii="Times New Roman" w:hAnsi="Times New Roman" w:cs="Times New Roman"/>
            <w:bCs/>
            <w:sz w:val="24"/>
            <w:szCs w:val="24"/>
          </w:rPr>
          <w:delText xml:space="preserve"> and 2019</w:delText>
        </w:r>
        <w:r w:rsidR="00182FA3" w:rsidRPr="00B36F30" w:rsidDel="00B92F11">
          <w:rPr>
            <w:rFonts w:ascii="Times New Roman" w:hAnsi="Times New Roman" w:cs="Times New Roman"/>
            <w:bCs/>
            <w:sz w:val="24"/>
            <w:szCs w:val="24"/>
          </w:rPr>
          <w:delText xml:space="preserve"> MICS survey. </w:delText>
        </w:r>
      </w:del>
      <w:moveToRangeStart w:id="414" w:author="Microsoft account" w:date="2021-08-19T22:53:00Z" w:name="move80306025"/>
      <w:moveTo w:id="415" w:author="Microsoft account" w:date="2021-08-19T22:53:00Z">
        <w:r w:rsidR="00D91140">
          <w:rPr>
            <w:rFonts w:ascii="Times New Roman" w:hAnsi="Times New Roman" w:cs="Times New Roman"/>
            <w:bCs/>
            <w:sz w:val="24"/>
            <w:szCs w:val="24"/>
          </w:rPr>
          <w:t>Married women who have a</w:t>
        </w:r>
        <w:r w:rsidR="00D91140" w:rsidRPr="00B36F30">
          <w:rPr>
            <w:rFonts w:ascii="Times New Roman" w:hAnsi="Times New Roman" w:cs="Times New Roman"/>
            <w:bCs/>
            <w:sz w:val="24"/>
            <w:szCs w:val="24"/>
          </w:rPr>
          <w:t xml:space="preserve">ccess of mass media shows the HIV awareness status as 60.32% respondents scored high score in 2019 against 2012 MICS survey (70.10%). </w:t>
        </w:r>
      </w:moveTo>
      <w:moveFromRangeStart w:id="416" w:author="Microsoft account" w:date="2021-08-19T22:53:00Z" w:name="move80306054"/>
      <w:moveToRangeEnd w:id="414"/>
      <w:moveFrom w:id="417" w:author="Microsoft account" w:date="2021-08-19T22:53:00Z">
        <w:r w:rsidR="00182FA3" w:rsidRPr="00B36F30" w:rsidDel="00D91140">
          <w:rPr>
            <w:rFonts w:ascii="Times New Roman" w:hAnsi="Times New Roman" w:cs="Times New Roman"/>
            <w:bCs/>
            <w:sz w:val="24"/>
            <w:szCs w:val="24"/>
          </w:rPr>
          <w:t xml:space="preserve">Interesting part is that 63.42% respondents living in rural area scored high score in 2019 compared to urban people’s scoring status (56.93%) of 2019 MICS survey. </w:t>
        </w:r>
      </w:moveFrom>
      <w:moveFromRangeStart w:id="418" w:author="Microsoft account" w:date="2021-08-19T22:54:00Z" w:name="move80306085"/>
      <w:moveFromRangeEnd w:id="416"/>
      <w:moveFrom w:id="419" w:author="Microsoft account" w:date="2021-08-19T22:54:00Z">
        <w:r w:rsidR="00182FA3" w:rsidRPr="00B36F30" w:rsidDel="00682A84">
          <w:rPr>
            <w:rFonts w:ascii="Times New Roman" w:hAnsi="Times New Roman" w:cs="Times New Roman"/>
            <w:bCs/>
            <w:sz w:val="24"/>
            <w:szCs w:val="24"/>
          </w:rPr>
          <w:t>High scoring status of rural area were 51.96% and 72.05% according to 2006 and 2012 M</w:t>
        </w:r>
        <w:r w:rsidR="00A33392" w:rsidDel="00682A84">
          <w:rPr>
            <w:rFonts w:ascii="Times New Roman" w:hAnsi="Times New Roman" w:cs="Times New Roman"/>
            <w:bCs/>
            <w:sz w:val="24"/>
            <w:szCs w:val="24"/>
          </w:rPr>
          <w:t>ICS survey. On the other hand, h</w:t>
        </w:r>
        <w:r w:rsidR="00182FA3" w:rsidRPr="00B36F30" w:rsidDel="00682A84">
          <w:rPr>
            <w:rFonts w:ascii="Times New Roman" w:hAnsi="Times New Roman" w:cs="Times New Roman"/>
            <w:bCs/>
            <w:sz w:val="24"/>
            <w:szCs w:val="24"/>
          </w:rPr>
          <w:t xml:space="preserve">igh scoring status of the respondents of urban area were 60.19% and 61.95% according to 2006 and 2012 MICS survey. </w:t>
        </w:r>
      </w:moveFrom>
      <w:moveFromRangeStart w:id="420" w:author="Microsoft account" w:date="2021-08-19T22:56:00Z" w:name="move80306182"/>
      <w:moveFromRangeEnd w:id="418"/>
      <w:moveFrom w:id="421" w:author="Microsoft account" w:date="2021-08-19T22:56:00Z">
        <w:r w:rsidR="00182FA3" w:rsidRPr="00B36F30" w:rsidDel="00682A84">
          <w:rPr>
            <w:rFonts w:ascii="Times New Roman" w:hAnsi="Times New Roman" w:cs="Times New Roman"/>
            <w:bCs/>
            <w:sz w:val="24"/>
            <w:szCs w:val="24"/>
          </w:rPr>
          <w:t xml:space="preserve">Awareness score among the young people is higher than the other age groups people. Percentages of high score in 15-24 age group are 55.84%, 66.29% and 60.16% according to 2006, 2012 and 2019 MICS survey, respectively. Also, an increasing rate of high score is clearly understood in the age group 45 and above from 2006 to 2019 which are 48.17%, 58.58% respectively in 2006 and 2012. Though it started decreasing in 2019 (52.13%). </w:t>
        </w:r>
      </w:moveFrom>
      <w:moveFromRangeEnd w:id="420"/>
      <w:del w:id="422" w:author="Microsoft account" w:date="2021-08-19T22:59:00Z">
        <w:r w:rsidR="00182FA3" w:rsidRPr="00B36F30" w:rsidDel="00682A84">
          <w:rPr>
            <w:rFonts w:ascii="Times New Roman" w:hAnsi="Times New Roman" w:cs="Times New Roman"/>
            <w:bCs/>
            <w:sz w:val="24"/>
            <w:szCs w:val="24"/>
          </w:rPr>
          <w:delText>In Sylhet division, following 2019 MICS survey, 76.56% respondents scored high score regarding HIV knowledge whereas in 2006 and 2012 MICS, these were 50.65% and 53.09% respectively.</w:delText>
        </w:r>
        <w:r w:rsidR="00A33392" w:rsidDel="00682A84">
          <w:rPr>
            <w:rFonts w:ascii="Times New Roman" w:hAnsi="Times New Roman" w:cs="Times New Roman"/>
            <w:bCs/>
            <w:sz w:val="24"/>
            <w:szCs w:val="24"/>
          </w:rPr>
          <w:delText xml:space="preserve"> </w:delText>
        </w:r>
        <w:r w:rsidR="00182FA3" w:rsidRPr="00B36F30" w:rsidDel="00682A84">
          <w:rPr>
            <w:rFonts w:ascii="Times New Roman" w:hAnsi="Times New Roman" w:cs="Times New Roman"/>
            <w:bCs/>
            <w:sz w:val="24"/>
            <w:szCs w:val="24"/>
          </w:rPr>
          <w:delText>However, subjects from Dhaka division made the lowest percentage (54.63%) of high score in 2019, which were previously 68.54% and 54.14% in 2012 and 2006 MICS.</w:delText>
        </w:r>
      </w:del>
    </w:p>
    <w:p w14:paraId="1AF4BF9B" w14:textId="77777777" w:rsidR="00D22B66" w:rsidRDefault="00D22B66" w:rsidP="00067FD0">
      <w:pPr>
        <w:spacing w:after="0" w:line="480" w:lineRule="auto"/>
        <w:rPr>
          <w:rFonts w:ascii="Times New Roman" w:hAnsi="Times New Roman" w:cs="Times New Roman"/>
          <w:bCs/>
          <w:sz w:val="24"/>
          <w:szCs w:val="24"/>
        </w:rPr>
      </w:pPr>
    </w:p>
    <w:p w14:paraId="7F0FFC00" w14:textId="51996332" w:rsidR="00182FA3" w:rsidRDefault="00182FA3" w:rsidP="00067FD0">
      <w:pPr>
        <w:spacing w:after="0" w:line="480" w:lineRule="auto"/>
        <w:rPr>
          <w:rFonts w:ascii="Times New Roman" w:hAnsi="Times New Roman" w:cs="Times New Roman"/>
          <w:bCs/>
          <w:sz w:val="24"/>
          <w:szCs w:val="24"/>
        </w:rPr>
      </w:pPr>
      <w:r w:rsidRPr="00B36F30">
        <w:rPr>
          <w:rFonts w:ascii="Times New Roman" w:hAnsi="Times New Roman" w:cs="Times New Roman"/>
          <w:bCs/>
          <w:sz w:val="24"/>
          <w:szCs w:val="24"/>
        </w:rPr>
        <w:t>Table 3 portrays the outcome of binary logistic regression analysis of HIV/AIDS related awareness, c</w:t>
      </w:r>
      <w:r w:rsidR="00200166" w:rsidRPr="00B36F30">
        <w:rPr>
          <w:rFonts w:ascii="Times New Roman" w:hAnsi="Times New Roman" w:cs="Times New Roman"/>
          <w:bCs/>
          <w:sz w:val="24"/>
          <w:szCs w:val="24"/>
        </w:rPr>
        <w:t xml:space="preserve">ounting 95% CI for odds ratio. </w:t>
      </w:r>
      <w:r w:rsidRPr="00B36F30">
        <w:rPr>
          <w:rFonts w:ascii="Times New Roman" w:hAnsi="Times New Roman" w:cs="Times New Roman"/>
          <w:bCs/>
          <w:sz w:val="24"/>
          <w:szCs w:val="24"/>
        </w:rPr>
        <w:t xml:space="preserve">In brief, respondents aged 25-34 years </w:t>
      </w:r>
      <w:ins w:id="423" w:author="Microsoft account" w:date="2021-08-31T21:35:00Z">
        <w:r w:rsidR="005A23C9">
          <w:rPr>
            <w:rFonts w:ascii="Times New Roman" w:hAnsi="Times New Roman" w:cs="Times New Roman"/>
            <w:bCs/>
            <w:sz w:val="24"/>
            <w:szCs w:val="24"/>
          </w:rPr>
          <w:t xml:space="preserve">were </w:t>
        </w:r>
        <w:r w:rsidR="005A23C9" w:rsidRPr="00992980">
          <w:rPr>
            <w:rFonts w:ascii="Times New Roman" w:hAnsi="Times New Roman" w:cs="Times New Roman"/>
            <w:bCs/>
            <w:color w:val="FF0000"/>
            <w:sz w:val="24"/>
            <w:szCs w:val="24"/>
          </w:rPr>
          <w:t xml:space="preserve">1.11 (95% CI: 1.04- 1.19) </w:t>
        </w:r>
        <w:r w:rsidR="005A23C9">
          <w:rPr>
            <w:rFonts w:ascii="Times New Roman" w:hAnsi="Times New Roman" w:cs="Times New Roman"/>
            <w:bCs/>
            <w:color w:val="FF0000"/>
            <w:sz w:val="24"/>
            <w:szCs w:val="24"/>
          </w:rPr>
          <w:t>times more likely to get</w:t>
        </w:r>
        <w:r w:rsidR="005A23C9">
          <w:rPr>
            <w:rFonts w:ascii="Times New Roman" w:hAnsi="Times New Roman" w:cs="Times New Roman"/>
            <w:bCs/>
            <w:sz w:val="24"/>
            <w:szCs w:val="24"/>
          </w:rPr>
          <w:t xml:space="preserve"> </w:t>
        </w:r>
      </w:ins>
      <w:del w:id="424" w:author="Microsoft account" w:date="2021-08-31T21:35:00Z">
        <w:r w:rsidRPr="00B36F30" w:rsidDel="005A23C9">
          <w:rPr>
            <w:rFonts w:ascii="Times New Roman" w:hAnsi="Times New Roman" w:cs="Times New Roman"/>
            <w:bCs/>
            <w:sz w:val="24"/>
            <w:szCs w:val="24"/>
          </w:rPr>
          <w:delText xml:space="preserve">tends to get the </w:delText>
        </w:r>
      </w:del>
      <w:r w:rsidRPr="00B36F30">
        <w:rPr>
          <w:rFonts w:ascii="Times New Roman" w:hAnsi="Times New Roman" w:cs="Times New Roman"/>
          <w:bCs/>
          <w:sz w:val="24"/>
          <w:szCs w:val="24"/>
        </w:rPr>
        <w:t>‘</w:t>
      </w:r>
      <w:ins w:id="425" w:author="Microsoft account" w:date="2021-08-31T21:35:00Z">
        <w:r w:rsidR="005A23C9">
          <w:rPr>
            <w:rFonts w:ascii="Times New Roman" w:hAnsi="Times New Roman" w:cs="Times New Roman"/>
            <w:bCs/>
            <w:sz w:val="24"/>
            <w:szCs w:val="24"/>
          </w:rPr>
          <w:t>H</w:t>
        </w:r>
      </w:ins>
      <w:del w:id="426" w:author="Microsoft account" w:date="2021-08-31T21:35:00Z">
        <w:r w:rsidRPr="00B36F30" w:rsidDel="005A23C9">
          <w:rPr>
            <w:rFonts w:ascii="Times New Roman" w:hAnsi="Times New Roman" w:cs="Times New Roman"/>
            <w:bCs/>
            <w:sz w:val="24"/>
            <w:szCs w:val="24"/>
          </w:rPr>
          <w:delText>h</w:delText>
        </w:r>
      </w:del>
      <w:r w:rsidRPr="00B36F30">
        <w:rPr>
          <w:rFonts w:ascii="Times New Roman" w:hAnsi="Times New Roman" w:cs="Times New Roman"/>
          <w:bCs/>
          <w:sz w:val="24"/>
          <w:szCs w:val="24"/>
        </w:rPr>
        <w:t xml:space="preserve">igh </w:t>
      </w:r>
      <w:ins w:id="427" w:author="Microsoft account" w:date="2021-08-31T21:35:00Z">
        <w:r w:rsidR="005A23C9">
          <w:rPr>
            <w:rFonts w:ascii="Times New Roman" w:hAnsi="Times New Roman" w:cs="Times New Roman"/>
            <w:bCs/>
            <w:sz w:val="24"/>
            <w:szCs w:val="24"/>
          </w:rPr>
          <w:t>S</w:t>
        </w:r>
      </w:ins>
      <w:del w:id="428" w:author="Microsoft account" w:date="2021-08-31T21:35:00Z">
        <w:r w:rsidRPr="00B36F30" w:rsidDel="005A23C9">
          <w:rPr>
            <w:rFonts w:ascii="Times New Roman" w:hAnsi="Times New Roman" w:cs="Times New Roman"/>
            <w:bCs/>
            <w:sz w:val="24"/>
            <w:szCs w:val="24"/>
          </w:rPr>
          <w:delText>s</w:delText>
        </w:r>
      </w:del>
      <w:r w:rsidRPr="00B36F30">
        <w:rPr>
          <w:rFonts w:ascii="Times New Roman" w:hAnsi="Times New Roman" w:cs="Times New Roman"/>
          <w:bCs/>
          <w:sz w:val="24"/>
          <w:szCs w:val="24"/>
        </w:rPr>
        <w:t xml:space="preserve">core’ </w:t>
      </w:r>
      <w:commentRangeStart w:id="429"/>
      <w:commentRangeStart w:id="430"/>
      <w:del w:id="431" w:author="Microsoft account" w:date="2021-08-31T21:35:00Z">
        <w:r w:rsidRPr="00992980" w:rsidDel="005A23C9">
          <w:rPr>
            <w:rFonts w:ascii="Times New Roman" w:hAnsi="Times New Roman" w:cs="Times New Roman"/>
            <w:bCs/>
            <w:color w:val="FF0000"/>
            <w:sz w:val="24"/>
            <w:szCs w:val="24"/>
          </w:rPr>
          <w:delText xml:space="preserve">1.11 (95% CI: 1.04- 1.19) </w:delText>
        </w:r>
      </w:del>
      <w:r w:rsidRPr="00B36F30">
        <w:rPr>
          <w:rFonts w:ascii="Times New Roman" w:hAnsi="Times New Roman" w:cs="Times New Roman"/>
          <w:bCs/>
          <w:sz w:val="24"/>
          <w:szCs w:val="24"/>
        </w:rPr>
        <w:t>in 2019 w</w:t>
      </w:r>
      <w:r w:rsidR="00D22B66">
        <w:rPr>
          <w:rFonts w:ascii="Times New Roman" w:hAnsi="Times New Roman" w:cs="Times New Roman"/>
          <w:bCs/>
          <w:sz w:val="24"/>
          <w:szCs w:val="24"/>
        </w:rPr>
        <w:t>hich is comparatively</w:t>
      </w:r>
      <w:r w:rsidRPr="00B36F30">
        <w:rPr>
          <w:rFonts w:ascii="Times New Roman" w:hAnsi="Times New Roman" w:cs="Times New Roman"/>
          <w:bCs/>
          <w:sz w:val="24"/>
          <w:szCs w:val="24"/>
        </w:rPr>
        <w:t xml:space="preserve"> smaller than 2012 MICS’s </w:t>
      </w:r>
      <w:ins w:id="432" w:author="Microsoft account" w:date="2021-08-31T21:36:00Z">
        <w:r w:rsidR="005A23C9">
          <w:rPr>
            <w:rFonts w:ascii="Times New Roman" w:hAnsi="Times New Roman" w:cs="Times New Roman"/>
            <w:bCs/>
            <w:sz w:val="24"/>
            <w:szCs w:val="24"/>
          </w:rPr>
          <w:t>“H</w:t>
        </w:r>
      </w:ins>
      <w:del w:id="433" w:author="Microsoft account" w:date="2021-08-31T21:36:00Z">
        <w:r w:rsidRPr="00B36F30" w:rsidDel="005A23C9">
          <w:rPr>
            <w:rFonts w:ascii="Times New Roman" w:hAnsi="Times New Roman" w:cs="Times New Roman"/>
            <w:bCs/>
            <w:sz w:val="24"/>
            <w:szCs w:val="24"/>
          </w:rPr>
          <w:delText>h</w:delText>
        </w:r>
      </w:del>
      <w:r w:rsidRPr="00B36F30">
        <w:rPr>
          <w:rFonts w:ascii="Times New Roman" w:hAnsi="Times New Roman" w:cs="Times New Roman"/>
          <w:bCs/>
          <w:sz w:val="24"/>
          <w:szCs w:val="24"/>
        </w:rPr>
        <w:t xml:space="preserve">igh </w:t>
      </w:r>
      <w:ins w:id="434" w:author="Microsoft account" w:date="2021-08-31T21:36:00Z">
        <w:r w:rsidR="005A23C9">
          <w:rPr>
            <w:rFonts w:ascii="Times New Roman" w:hAnsi="Times New Roman" w:cs="Times New Roman"/>
            <w:bCs/>
            <w:sz w:val="24"/>
            <w:szCs w:val="24"/>
          </w:rPr>
          <w:t>S</w:t>
        </w:r>
      </w:ins>
      <w:del w:id="435" w:author="Microsoft account" w:date="2021-08-31T21:36:00Z">
        <w:r w:rsidRPr="00B36F30" w:rsidDel="005A23C9">
          <w:rPr>
            <w:rFonts w:ascii="Times New Roman" w:hAnsi="Times New Roman" w:cs="Times New Roman"/>
            <w:bCs/>
            <w:sz w:val="24"/>
            <w:szCs w:val="24"/>
          </w:rPr>
          <w:delText>s</w:delText>
        </w:r>
      </w:del>
      <w:r w:rsidRPr="00B36F30">
        <w:rPr>
          <w:rFonts w:ascii="Times New Roman" w:hAnsi="Times New Roman" w:cs="Times New Roman"/>
          <w:bCs/>
          <w:sz w:val="24"/>
          <w:szCs w:val="24"/>
        </w:rPr>
        <w:t>core</w:t>
      </w:r>
      <w:ins w:id="436" w:author="Microsoft account" w:date="2021-08-31T21:36:00Z">
        <w:r w:rsidR="005A23C9">
          <w:rPr>
            <w:rFonts w:ascii="Times New Roman" w:hAnsi="Times New Roman" w:cs="Times New Roman"/>
            <w:bCs/>
            <w:sz w:val="24"/>
            <w:szCs w:val="24"/>
          </w:rPr>
          <w:t>”</w:t>
        </w:r>
      </w:ins>
      <w:r w:rsidRPr="00B36F30">
        <w:rPr>
          <w:rFonts w:ascii="Times New Roman" w:hAnsi="Times New Roman" w:cs="Times New Roman"/>
          <w:bCs/>
          <w:sz w:val="24"/>
          <w:szCs w:val="24"/>
        </w:rPr>
        <w:t xml:space="preserve"> </w:t>
      </w:r>
      <w:ins w:id="437" w:author="Microsoft account" w:date="2021-08-31T21:36:00Z">
        <w:r w:rsidR="005A23C9">
          <w:rPr>
            <w:rFonts w:ascii="Times New Roman" w:hAnsi="Times New Roman" w:cs="Times New Roman"/>
            <w:bCs/>
            <w:sz w:val="24"/>
            <w:szCs w:val="24"/>
          </w:rPr>
          <w:t>[</w:t>
        </w:r>
      </w:ins>
      <w:r w:rsidRPr="00B36F30">
        <w:rPr>
          <w:rFonts w:ascii="Times New Roman" w:hAnsi="Times New Roman" w:cs="Times New Roman"/>
          <w:bCs/>
          <w:sz w:val="24"/>
          <w:szCs w:val="24"/>
        </w:rPr>
        <w:t>1.20 (95% CI: 1.09-1.32)</w:t>
      </w:r>
      <w:ins w:id="438" w:author="Microsoft account" w:date="2021-08-31T21:36:00Z">
        <w:r w:rsidR="005A23C9">
          <w:rPr>
            <w:rFonts w:ascii="Times New Roman" w:hAnsi="Times New Roman" w:cs="Times New Roman"/>
            <w:bCs/>
            <w:sz w:val="24"/>
            <w:szCs w:val="24"/>
          </w:rPr>
          <w:t>]</w:t>
        </w:r>
      </w:ins>
      <w:r w:rsidRPr="00B36F30">
        <w:rPr>
          <w:rFonts w:ascii="Times New Roman" w:hAnsi="Times New Roman" w:cs="Times New Roman"/>
          <w:bCs/>
          <w:sz w:val="24"/>
          <w:szCs w:val="24"/>
        </w:rPr>
        <w:t xml:space="preserve"> and </w:t>
      </w:r>
      <w:r w:rsidR="00A108EF">
        <w:rPr>
          <w:rFonts w:ascii="Times New Roman" w:hAnsi="Times New Roman" w:cs="Times New Roman"/>
          <w:bCs/>
          <w:sz w:val="24"/>
          <w:szCs w:val="24"/>
        </w:rPr>
        <w:t>greater than 2006 MICS</w:t>
      </w:r>
      <w:ins w:id="439" w:author="Microsoft account" w:date="2021-08-31T21:36:00Z">
        <w:r w:rsidR="005A23C9">
          <w:rPr>
            <w:rFonts w:ascii="Times New Roman" w:hAnsi="Times New Roman" w:cs="Times New Roman"/>
            <w:bCs/>
            <w:sz w:val="24"/>
            <w:szCs w:val="24"/>
          </w:rPr>
          <w:t>’s</w:t>
        </w:r>
      </w:ins>
      <w:r w:rsidR="00A108EF">
        <w:rPr>
          <w:rFonts w:ascii="Times New Roman" w:hAnsi="Times New Roman" w:cs="Times New Roman"/>
          <w:bCs/>
          <w:sz w:val="24"/>
          <w:szCs w:val="24"/>
        </w:rPr>
        <w:t xml:space="preserve"> 1.</w:t>
      </w:r>
      <w:r w:rsidR="00A108EF" w:rsidRPr="00B36F30">
        <w:rPr>
          <w:rFonts w:ascii="Times New Roman" w:hAnsi="Times New Roman" w:cs="Times New Roman"/>
          <w:bCs/>
          <w:sz w:val="24"/>
          <w:szCs w:val="24"/>
        </w:rPr>
        <w:t>0</w:t>
      </w:r>
      <w:r w:rsidR="00A108EF">
        <w:rPr>
          <w:rFonts w:ascii="Times New Roman" w:hAnsi="Times New Roman" w:cs="Times New Roman"/>
          <w:bCs/>
          <w:sz w:val="24"/>
          <w:szCs w:val="24"/>
        </w:rPr>
        <w:t>6 (95% CI: 0.99-1.13</w:t>
      </w:r>
      <w:r w:rsidR="00A108EF" w:rsidRPr="00B36F30">
        <w:rPr>
          <w:rFonts w:ascii="Times New Roman" w:hAnsi="Times New Roman" w:cs="Times New Roman"/>
          <w:bCs/>
          <w:sz w:val="24"/>
          <w:szCs w:val="24"/>
        </w:rPr>
        <w:t>)</w:t>
      </w:r>
      <w:r w:rsidR="00A135E2">
        <w:rPr>
          <w:rFonts w:ascii="Times New Roman" w:hAnsi="Times New Roman" w:cs="Times New Roman"/>
          <w:bCs/>
          <w:sz w:val="24"/>
          <w:szCs w:val="24"/>
        </w:rPr>
        <w:t xml:space="preserve"> compared to 15-19 years married women</w:t>
      </w:r>
      <w:r w:rsidRPr="00B36F30">
        <w:rPr>
          <w:rFonts w:ascii="Times New Roman" w:hAnsi="Times New Roman" w:cs="Times New Roman"/>
          <w:bCs/>
          <w:sz w:val="24"/>
          <w:szCs w:val="24"/>
        </w:rPr>
        <w:t>. Accor</w:t>
      </w:r>
      <w:r w:rsidR="00A135E2">
        <w:rPr>
          <w:rFonts w:ascii="Times New Roman" w:hAnsi="Times New Roman" w:cs="Times New Roman"/>
          <w:bCs/>
          <w:sz w:val="24"/>
          <w:szCs w:val="24"/>
        </w:rPr>
        <w:t>ding to MICS 2019, HIV awareness in</w:t>
      </w:r>
      <w:r w:rsidRPr="00B36F30">
        <w:rPr>
          <w:rFonts w:ascii="Times New Roman" w:hAnsi="Times New Roman" w:cs="Times New Roman"/>
          <w:bCs/>
          <w:sz w:val="24"/>
          <w:szCs w:val="24"/>
        </w:rPr>
        <w:t xml:space="preserve"> married women from Sylhet division </w:t>
      </w:r>
      <w:ins w:id="440" w:author="Microsoft account" w:date="2021-08-31T21:37:00Z">
        <w:r w:rsidR="005A23C9">
          <w:rPr>
            <w:rFonts w:ascii="Times New Roman" w:hAnsi="Times New Roman" w:cs="Times New Roman"/>
            <w:bCs/>
            <w:sz w:val="24"/>
            <w:szCs w:val="24"/>
          </w:rPr>
          <w:t>were</w:t>
        </w:r>
      </w:ins>
      <w:del w:id="441" w:author="Microsoft account" w:date="2021-08-31T21:37:00Z">
        <w:r w:rsidRPr="00B36F30" w:rsidDel="005A23C9">
          <w:rPr>
            <w:rFonts w:ascii="Times New Roman" w:hAnsi="Times New Roman" w:cs="Times New Roman"/>
            <w:bCs/>
            <w:sz w:val="24"/>
            <w:szCs w:val="24"/>
          </w:rPr>
          <w:delText>tends to get</w:delText>
        </w:r>
      </w:del>
      <w:r w:rsidRPr="00B36F30">
        <w:rPr>
          <w:rFonts w:ascii="Times New Roman" w:hAnsi="Times New Roman" w:cs="Times New Roman"/>
          <w:bCs/>
          <w:sz w:val="24"/>
          <w:szCs w:val="24"/>
        </w:rPr>
        <w:t xml:space="preserve"> </w:t>
      </w:r>
      <w:del w:id="442" w:author="Microsoft account" w:date="2021-08-31T21:37:00Z">
        <w:r w:rsidRPr="00B36F30" w:rsidDel="005A23C9">
          <w:rPr>
            <w:rFonts w:ascii="Times New Roman" w:hAnsi="Times New Roman" w:cs="Times New Roman"/>
            <w:bCs/>
            <w:sz w:val="24"/>
            <w:szCs w:val="24"/>
          </w:rPr>
          <w:delText>‘high score’</w:delText>
        </w:r>
      </w:del>
      <w:r w:rsidRPr="00B36F30">
        <w:rPr>
          <w:rFonts w:ascii="Times New Roman" w:hAnsi="Times New Roman" w:cs="Times New Roman"/>
          <w:bCs/>
          <w:sz w:val="24"/>
          <w:szCs w:val="24"/>
        </w:rPr>
        <w:t xml:space="preserve"> 2.42 (</w:t>
      </w:r>
      <w:del w:id="443" w:author="Microsoft account" w:date="2021-08-31T21:39:00Z">
        <w:r w:rsidRPr="00B36F30" w:rsidDel="00861082">
          <w:rPr>
            <w:rFonts w:ascii="Times New Roman" w:hAnsi="Times New Roman" w:cs="Times New Roman"/>
            <w:bCs/>
            <w:sz w:val="24"/>
            <w:szCs w:val="24"/>
          </w:rPr>
          <w:delText>(</w:delText>
        </w:r>
      </w:del>
      <w:r w:rsidRPr="00B36F30">
        <w:rPr>
          <w:rFonts w:ascii="Times New Roman" w:hAnsi="Times New Roman" w:cs="Times New Roman"/>
          <w:bCs/>
          <w:sz w:val="24"/>
          <w:szCs w:val="24"/>
        </w:rPr>
        <w:t xml:space="preserve">95% CI: 2.08-2.83) </w:t>
      </w:r>
      <w:ins w:id="444" w:author="Microsoft account" w:date="2021-08-31T21:37:00Z">
        <w:r w:rsidR="005A23C9">
          <w:rPr>
            <w:rFonts w:ascii="Times New Roman" w:hAnsi="Times New Roman" w:cs="Times New Roman"/>
            <w:bCs/>
            <w:sz w:val="24"/>
            <w:szCs w:val="24"/>
          </w:rPr>
          <w:t>times more likely to get “</w:t>
        </w:r>
      </w:ins>
      <w:ins w:id="445" w:author="Microsoft account" w:date="2021-08-31T21:38:00Z">
        <w:r w:rsidR="00861082">
          <w:rPr>
            <w:rFonts w:ascii="Times New Roman" w:hAnsi="Times New Roman" w:cs="Times New Roman"/>
            <w:bCs/>
            <w:sz w:val="24"/>
            <w:szCs w:val="24"/>
          </w:rPr>
          <w:t>H</w:t>
        </w:r>
      </w:ins>
      <w:ins w:id="446" w:author="Microsoft account" w:date="2021-08-31T21:37:00Z">
        <w:r w:rsidR="00861082">
          <w:rPr>
            <w:rFonts w:ascii="Times New Roman" w:hAnsi="Times New Roman" w:cs="Times New Roman"/>
            <w:bCs/>
            <w:sz w:val="24"/>
            <w:szCs w:val="24"/>
          </w:rPr>
          <w:t xml:space="preserve">igh </w:t>
        </w:r>
      </w:ins>
      <w:ins w:id="447" w:author="Microsoft account" w:date="2021-08-31T21:38:00Z">
        <w:r w:rsidR="00861082">
          <w:rPr>
            <w:rFonts w:ascii="Times New Roman" w:hAnsi="Times New Roman" w:cs="Times New Roman"/>
            <w:bCs/>
            <w:sz w:val="24"/>
            <w:szCs w:val="24"/>
          </w:rPr>
          <w:t>S</w:t>
        </w:r>
      </w:ins>
      <w:ins w:id="448" w:author="Microsoft account" w:date="2021-08-31T21:37:00Z">
        <w:r w:rsidR="005A23C9">
          <w:rPr>
            <w:rFonts w:ascii="Times New Roman" w:hAnsi="Times New Roman" w:cs="Times New Roman"/>
            <w:bCs/>
            <w:sz w:val="24"/>
            <w:szCs w:val="24"/>
          </w:rPr>
          <w:t xml:space="preserve">core” </w:t>
        </w:r>
      </w:ins>
      <w:r w:rsidRPr="00B36F30">
        <w:rPr>
          <w:rFonts w:ascii="Times New Roman" w:hAnsi="Times New Roman" w:cs="Times New Roman"/>
          <w:bCs/>
          <w:sz w:val="24"/>
          <w:szCs w:val="24"/>
        </w:rPr>
        <w:t xml:space="preserve">which is </w:t>
      </w:r>
      <w:r w:rsidR="00C53C0F">
        <w:rPr>
          <w:rFonts w:ascii="Times New Roman" w:hAnsi="Times New Roman" w:cs="Times New Roman"/>
          <w:bCs/>
          <w:sz w:val="24"/>
          <w:szCs w:val="24"/>
        </w:rPr>
        <w:t>lower in</w:t>
      </w:r>
      <w:r w:rsidRPr="00B36F30">
        <w:rPr>
          <w:rFonts w:ascii="Times New Roman" w:hAnsi="Times New Roman" w:cs="Times New Roman"/>
          <w:bCs/>
          <w:sz w:val="24"/>
          <w:szCs w:val="24"/>
        </w:rPr>
        <w:t xml:space="preserve"> 2012 MICS </w:t>
      </w:r>
      <w:ins w:id="449" w:author="Microsoft account" w:date="2021-08-31T21:39:00Z">
        <w:r w:rsidR="00861082">
          <w:rPr>
            <w:rFonts w:ascii="Times New Roman" w:hAnsi="Times New Roman" w:cs="Times New Roman"/>
            <w:bCs/>
            <w:sz w:val="24"/>
            <w:szCs w:val="24"/>
          </w:rPr>
          <w:t xml:space="preserve">0.51 </w:t>
        </w:r>
      </w:ins>
      <w:r w:rsidRPr="00992980">
        <w:rPr>
          <w:rFonts w:ascii="Times New Roman" w:hAnsi="Times New Roman" w:cs="Times New Roman"/>
          <w:bCs/>
          <w:color w:val="70AD47" w:themeColor="accent6"/>
          <w:sz w:val="24"/>
          <w:szCs w:val="24"/>
        </w:rPr>
        <w:t>(</w:t>
      </w:r>
      <w:del w:id="450" w:author="Microsoft account" w:date="2021-08-31T21:39:00Z">
        <w:r w:rsidRPr="00992980" w:rsidDel="00861082">
          <w:rPr>
            <w:rFonts w:ascii="Times New Roman" w:hAnsi="Times New Roman" w:cs="Times New Roman"/>
            <w:bCs/>
            <w:color w:val="70AD47" w:themeColor="accent6"/>
            <w:sz w:val="24"/>
            <w:szCs w:val="24"/>
          </w:rPr>
          <w:delText>OR=0</w:delText>
        </w:r>
        <w:r w:rsidR="00C53C0F" w:rsidRPr="00992980" w:rsidDel="00861082">
          <w:rPr>
            <w:rFonts w:ascii="Times New Roman" w:hAnsi="Times New Roman" w:cs="Times New Roman"/>
            <w:bCs/>
            <w:color w:val="70AD47" w:themeColor="accent6"/>
            <w:sz w:val="24"/>
            <w:szCs w:val="24"/>
          </w:rPr>
          <w:delText xml:space="preserve">.51. </w:delText>
        </w:r>
      </w:del>
      <w:r w:rsidR="00C53C0F" w:rsidRPr="00992980">
        <w:rPr>
          <w:rFonts w:ascii="Times New Roman" w:hAnsi="Times New Roman" w:cs="Times New Roman"/>
          <w:bCs/>
          <w:color w:val="70AD47" w:themeColor="accent6"/>
          <w:sz w:val="24"/>
          <w:szCs w:val="24"/>
        </w:rPr>
        <w:t>95% CI: 0.42-0.61)</w:t>
      </w:r>
      <w:ins w:id="451" w:author="Microsoft account" w:date="2021-08-30T15:13:00Z">
        <w:r w:rsidR="00550724">
          <w:rPr>
            <w:rFonts w:ascii="Times New Roman" w:hAnsi="Times New Roman" w:cs="Times New Roman"/>
            <w:bCs/>
            <w:color w:val="70AD47" w:themeColor="accent6"/>
            <w:sz w:val="24"/>
            <w:szCs w:val="24"/>
          </w:rPr>
          <w:t>,</w:t>
        </w:r>
      </w:ins>
      <w:r w:rsidR="00C53C0F" w:rsidRPr="00992980">
        <w:rPr>
          <w:rFonts w:ascii="Times New Roman" w:hAnsi="Times New Roman" w:cs="Times New Roman"/>
          <w:bCs/>
          <w:color w:val="70AD47" w:themeColor="accent6"/>
          <w:sz w:val="24"/>
          <w:szCs w:val="24"/>
        </w:rPr>
        <w:t xml:space="preserve"> </w:t>
      </w:r>
      <w:del w:id="452" w:author="Microsoft account" w:date="2021-08-19T21:28:00Z">
        <w:r w:rsidR="00C53C0F" w:rsidDel="00D55B03">
          <w:rPr>
            <w:rFonts w:ascii="Times New Roman" w:hAnsi="Times New Roman" w:cs="Times New Roman"/>
            <w:bCs/>
            <w:sz w:val="24"/>
            <w:szCs w:val="24"/>
          </w:rPr>
          <w:delText>an</w:delText>
        </w:r>
      </w:del>
      <w:commentRangeEnd w:id="429"/>
      <w:commentRangeEnd w:id="430"/>
      <w:ins w:id="453" w:author="Microsoft account" w:date="2021-08-30T15:13:00Z">
        <w:r w:rsidR="00861082">
          <w:rPr>
            <w:rFonts w:ascii="Times New Roman" w:hAnsi="Times New Roman" w:cs="Times New Roman"/>
            <w:bCs/>
            <w:sz w:val="24"/>
            <w:szCs w:val="24"/>
          </w:rPr>
          <w:t>2</w:t>
        </w:r>
      </w:ins>
      <w:del w:id="454" w:author="Microsoft account" w:date="2021-08-19T21:28:00Z">
        <w:r w:rsidR="002E1C77" w:rsidDel="00D55B03">
          <w:rPr>
            <w:rStyle w:val="CommentReference"/>
            <w:lang w:val="en-GB"/>
          </w:rPr>
          <w:commentReference w:id="429"/>
        </w:r>
      </w:del>
      <w:r w:rsidR="000E585A">
        <w:rPr>
          <w:rStyle w:val="CommentReference"/>
          <w:lang w:val="en-GB"/>
        </w:rPr>
        <w:commentReference w:id="430"/>
      </w:r>
      <w:del w:id="455" w:author="Microsoft account" w:date="2021-08-31T21:39:00Z">
        <w:r w:rsidR="00C53C0F" w:rsidDel="00861082">
          <w:rPr>
            <w:rFonts w:ascii="Times New Roman" w:hAnsi="Times New Roman" w:cs="Times New Roman"/>
            <w:bCs/>
            <w:sz w:val="24"/>
            <w:szCs w:val="24"/>
          </w:rPr>
          <w:delText xml:space="preserve">d </w:delText>
        </w:r>
        <w:r w:rsidRPr="00B36F30" w:rsidDel="00861082">
          <w:rPr>
            <w:rFonts w:ascii="Times New Roman" w:hAnsi="Times New Roman" w:cs="Times New Roman"/>
            <w:bCs/>
            <w:sz w:val="24"/>
            <w:szCs w:val="24"/>
          </w:rPr>
          <w:delText>2</w:delText>
        </w:r>
      </w:del>
      <w:r w:rsidRPr="00B36F30">
        <w:rPr>
          <w:rFonts w:ascii="Times New Roman" w:hAnsi="Times New Roman" w:cs="Times New Roman"/>
          <w:bCs/>
          <w:sz w:val="24"/>
          <w:szCs w:val="24"/>
        </w:rPr>
        <w:t xml:space="preserve">006 MICS (OR=0.83, 95% CI: 0.71-0.98), </w:t>
      </w:r>
      <w:r w:rsidR="00C53C0F" w:rsidRPr="00B36F30">
        <w:rPr>
          <w:rFonts w:ascii="Times New Roman" w:hAnsi="Times New Roman" w:cs="Times New Roman"/>
          <w:bCs/>
          <w:sz w:val="24"/>
          <w:szCs w:val="24"/>
        </w:rPr>
        <w:t>respectively</w:t>
      </w:r>
      <w:r w:rsidR="00C53C0F">
        <w:rPr>
          <w:rFonts w:ascii="Times New Roman" w:hAnsi="Times New Roman" w:cs="Times New Roman"/>
          <w:bCs/>
          <w:sz w:val="24"/>
          <w:szCs w:val="24"/>
        </w:rPr>
        <w:t xml:space="preserve"> compared to Barisal division</w:t>
      </w:r>
      <w:r w:rsidRPr="00B36F30">
        <w:rPr>
          <w:rFonts w:ascii="Times New Roman" w:hAnsi="Times New Roman" w:cs="Times New Roman"/>
          <w:bCs/>
          <w:sz w:val="24"/>
          <w:szCs w:val="24"/>
        </w:rPr>
        <w:t xml:space="preserve">. As expected, respondents from urban area </w:t>
      </w:r>
      <w:ins w:id="456" w:author="Microsoft account" w:date="2021-08-31T21:40:00Z">
        <w:r w:rsidR="00861082">
          <w:rPr>
            <w:rFonts w:ascii="Times New Roman" w:hAnsi="Times New Roman" w:cs="Times New Roman"/>
            <w:bCs/>
            <w:sz w:val="24"/>
            <w:szCs w:val="24"/>
          </w:rPr>
          <w:t xml:space="preserve">were 1.13 </w:t>
        </w:r>
      </w:ins>
      <w:r w:rsidRPr="00B36F30">
        <w:rPr>
          <w:rFonts w:ascii="Times New Roman" w:hAnsi="Times New Roman" w:cs="Times New Roman"/>
          <w:bCs/>
          <w:sz w:val="24"/>
          <w:szCs w:val="24"/>
        </w:rPr>
        <w:t>(</w:t>
      </w:r>
      <w:del w:id="457" w:author="Microsoft account" w:date="2021-08-31T21:40:00Z">
        <w:r w:rsidRPr="00B36F30" w:rsidDel="00861082">
          <w:rPr>
            <w:rFonts w:ascii="Times New Roman" w:hAnsi="Times New Roman" w:cs="Times New Roman"/>
            <w:bCs/>
            <w:sz w:val="24"/>
            <w:szCs w:val="24"/>
          </w:rPr>
          <w:delText xml:space="preserve">OR=1.13, </w:delText>
        </w:r>
      </w:del>
      <w:r w:rsidRPr="00B36F30">
        <w:rPr>
          <w:rFonts w:ascii="Times New Roman" w:hAnsi="Times New Roman" w:cs="Times New Roman"/>
          <w:bCs/>
          <w:sz w:val="24"/>
          <w:szCs w:val="24"/>
        </w:rPr>
        <w:t xml:space="preserve">95% CI: 1.04-1.22) </w:t>
      </w:r>
      <w:ins w:id="458" w:author="Microsoft account" w:date="2021-08-31T21:40:00Z">
        <w:r w:rsidR="00861082">
          <w:rPr>
            <w:rFonts w:ascii="Times New Roman" w:hAnsi="Times New Roman" w:cs="Times New Roman"/>
            <w:bCs/>
            <w:sz w:val="24"/>
            <w:szCs w:val="24"/>
          </w:rPr>
          <w:t xml:space="preserve">times more chance to </w:t>
        </w:r>
      </w:ins>
      <w:del w:id="459" w:author="Microsoft account" w:date="2021-08-31T21:40:00Z">
        <w:r w:rsidRPr="00B36F30" w:rsidDel="00861082">
          <w:rPr>
            <w:rFonts w:ascii="Times New Roman" w:hAnsi="Times New Roman" w:cs="Times New Roman"/>
            <w:bCs/>
            <w:sz w:val="24"/>
            <w:szCs w:val="24"/>
          </w:rPr>
          <w:delText>shows a</w:delText>
        </w:r>
      </w:del>
      <w:ins w:id="460" w:author="Microsoft account" w:date="2021-08-31T21:40:00Z">
        <w:r w:rsidR="00861082">
          <w:rPr>
            <w:rFonts w:ascii="Times New Roman" w:hAnsi="Times New Roman" w:cs="Times New Roman"/>
            <w:bCs/>
            <w:sz w:val="24"/>
            <w:szCs w:val="24"/>
          </w:rPr>
          <w:t>obtain</w:t>
        </w:r>
      </w:ins>
      <w:r w:rsidRPr="00B36F30">
        <w:rPr>
          <w:rFonts w:ascii="Times New Roman" w:hAnsi="Times New Roman" w:cs="Times New Roman"/>
          <w:bCs/>
          <w:sz w:val="24"/>
          <w:szCs w:val="24"/>
        </w:rPr>
        <w:t xml:space="preserve"> </w:t>
      </w:r>
      <w:ins w:id="461" w:author="Microsoft account" w:date="2021-08-31T21:40:00Z">
        <w:r w:rsidR="00861082">
          <w:rPr>
            <w:rFonts w:ascii="Times New Roman" w:hAnsi="Times New Roman" w:cs="Times New Roman"/>
            <w:bCs/>
            <w:sz w:val="24"/>
            <w:szCs w:val="24"/>
          </w:rPr>
          <w:t>“H</w:t>
        </w:r>
      </w:ins>
      <w:del w:id="462" w:author="Microsoft account" w:date="2021-08-31T21:40:00Z">
        <w:r w:rsidRPr="00B36F30" w:rsidDel="00861082">
          <w:rPr>
            <w:rFonts w:ascii="Times New Roman" w:hAnsi="Times New Roman" w:cs="Times New Roman"/>
            <w:bCs/>
            <w:sz w:val="24"/>
            <w:szCs w:val="24"/>
          </w:rPr>
          <w:delText>h</w:delText>
        </w:r>
      </w:del>
      <w:r w:rsidRPr="00B36F30">
        <w:rPr>
          <w:rFonts w:ascii="Times New Roman" w:hAnsi="Times New Roman" w:cs="Times New Roman"/>
          <w:bCs/>
          <w:sz w:val="24"/>
          <w:szCs w:val="24"/>
        </w:rPr>
        <w:t>igh</w:t>
      </w:r>
      <w:del w:id="463" w:author="Microsoft account" w:date="2021-08-31T21:40:00Z">
        <w:r w:rsidRPr="00B36F30" w:rsidDel="00861082">
          <w:rPr>
            <w:rFonts w:ascii="Times New Roman" w:hAnsi="Times New Roman" w:cs="Times New Roman"/>
            <w:bCs/>
            <w:sz w:val="24"/>
            <w:szCs w:val="24"/>
          </w:rPr>
          <w:delText>er</w:delText>
        </w:r>
      </w:del>
      <w:r w:rsidRPr="00B36F30">
        <w:rPr>
          <w:rFonts w:ascii="Times New Roman" w:hAnsi="Times New Roman" w:cs="Times New Roman"/>
          <w:bCs/>
          <w:sz w:val="24"/>
          <w:szCs w:val="24"/>
        </w:rPr>
        <w:t xml:space="preserve"> </w:t>
      </w:r>
      <w:ins w:id="464" w:author="Microsoft account" w:date="2021-08-31T21:40:00Z">
        <w:r w:rsidR="00861082">
          <w:rPr>
            <w:rFonts w:ascii="Times New Roman" w:hAnsi="Times New Roman" w:cs="Times New Roman"/>
            <w:bCs/>
            <w:sz w:val="24"/>
            <w:szCs w:val="24"/>
          </w:rPr>
          <w:t>S</w:t>
        </w:r>
      </w:ins>
      <w:del w:id="465" w:author="Microsoft account" w:date="2021-08-31T21:40:00Z">
        <w:r w:rsidRPr="00B36F30" w:rsidDel="00861082">
          <w:rPr>
            <w:rFonts w:ascii="Times New Roman" w:hAnsi="Times New Roman" w:cs="Times New Roman"/>
            <w:bCs/>
            <w:sz w:val="24"/>
            <w:szCs w:val="24"/>
          </w:rPr>
          <w:delText>s</w:delText>
        </w:r>
      </w:del>
      <w:r w:rsidRPr="00B36F30">
        <w:rPr>
          <w:rFonts w:ascii="Times New Roman" w:hAnsi="Times New Roman" w:cs="Times New Roman"/>
          <w:bCs/>
          <w:sz w:val="24"/>
          <w:szCs w:val="24"/>
        </w:rPr>
        <w:t>core</w:t>
      </w:r>
      <w:ins w:id="466" w:author="Microsoft account" w:date="2021-08-31T21:40:00Z">
        <w:r w:rsidR="00861082">
          <w:rPr>
            <w:rFonts w:ascii="Times New Roman" w:hAnsi="Times New Roman" w:cs="Times New Roman"/>
            <w:bCs/>
            <w:sz w:val="24"/>
            <w:szCs w:val="24"/>
          </w:rPr>
          <w:t>”</w:t>
        </w:r>
      </w:ins>
      <w:r w:rsidRPr="00B36F30">
        <w:rPr>
          <w:rFonts w:ascii="Times New Roman" w:hAnsi="Times New Roman" w:cs="Times New Roman"/>
          <w:bCs/>
          <w:sz w:val="24"/>
          <w:szCs w:val="24"/>
        </w:rPr>
        <w:t xml:space="preserve"> compare to rural area in 2019 MICS which </w:t>
      </w:r>
      <w:r w:rsidR="00C53C0F">
        <w:rPr>
          <w:rFonts w:ascii="Times New Roman" w:hAnsi="Times New Roman" w:cs="Times New Roman"/>
          <w:bCs/>
          <w:sz w:val="24"/>
          <w:szCs w:val="24"/>
        </w:rPr>
        <w:t>is smaller in</w:t>
      </w:r>
      <w:r w:rsidRPr="00B36F30">
        <w:rPr>
          <w:rFonts w:ascii="Times New Roman" w:hAnsi="Times New Roman" w:cs="Times New Roman"/>
          <w:bCs/>
          <w:sz w:val="24"/>
          <w:szCs w:val="24"/>
        </w:rPr>
        <w:t xml:space="preserve"> 2012 MICS </w:t>
      </w:r>
      <w:ins w:id="467" w:author="Microsoft account" w:date="2021-08-31T21:41:00Z">
        <w:r w:rsidR="00861082">
          <w:rPr>
            <w:rFonts w:ascii="Times New Roman" w:hAnsi="Times New Roman" w:cs="Times New Roman"/>
            <w:bCs/>
            <w:sz w:val="24"/>
            <w:szCs w:val="24"/>
          </w:rPr>
          <w:t xml:space="preserve">1.14 </w:t>
        </w:r>
      </w:ins>
      <w:r w:rsidRPr="00B36F30">
        <w:rPr>
          <w:rFonts w:ascii="Times New Roman" w:hAnsi="Times New Roman" w:cs="Times New Roman"/>
          <w:bCs/>
          <w:sz w:val="24"/>
          <w:szCs w:val="24"/>
        </w:rPr>
        <w:t>(</w:t>
      </w:r>
      <w:del w:id="468" w:author="Microsoft account" w:date="2021-08-31T21:41:00Z">
        <w:r w:rsidRPr="00B36F30" w:rsidDel="00861082">
          <w:rPr>
            <w:rFonts w:ascii="Times New Roman" w:hAnsi="Times New Roman" w:cs="Times New Roman"/>
            <w:bCs/>
            <w:sz w:val="24"/>
            <w:szCs w:val="24"/>
          </w:rPr>
          <w:delText xml:space="preserve">OR=1.14, </w:delText>
        </w:r>
      </w:del>
      <w:r w:rsidRPr="00B36F30">
        <w:rPr>
          <w:rFonts w:ascii="Times New Roman" w:hAnsi="Times New Roman" w:cs="Times New Roman"/>
          <w:bCs/>
          <w:sz w:val="24"/>
          <w:szCs w:val="24"/>
        </w:rPr>
        <w:t xml:space="preserve">95% CI: 1.01-1.29) and 2006 MICS </w:t>
      </w:r>
      <w:ins w:id="469" w:author="Microsoft account" w:date="2021-08-31T21:42:00Z">
        <w:r w:rsidR="003868BD">
          <w:rPr>
            <w:rFonts w:ascii="Times New Roman" w:hAnsi="Times New Roman" w:cs="Times New Roman"/>
            <w:bCs/>
            <w:sz w:val="24"/>
            <w:szCs w:val="24"/>
          </w:rPr>
          <w:t>1.16 (</w:t>
        </w:r>
      </w:ins>
      <w:del w:id="470" w:author="Microsoft account" w:date="2021-08-31T21:42:00Z">
        <w:r w:rsidRPr="00B36F30" w:rsidDel="003868BD">
          <w:rPr>
            <w:rFonts w:ascii="Times New Roman" w:hAnsi="Times New Roman" w:cs="Times New Roman"/>
            <w:bCs/>
            <w:sz w:val="24"/>
            <w:szCs w:val="24"/>
          </w:rPr>
          <w:delText xml:space="preserve">(OR=1.16, </w:delText>
        </w:r>
      </w:del>
      <w:r w:rsidRPr="00B36F30">
        <w:rPr>
          <w:rFonts w:ascii="Times New Roman" w:hAnsi="Times New Roman" w:cs="Times New Roman"/>
          <w:bCs/>
          <w:sz w:val="24"/>
          <w:szCs w:val="24"/>
        </w:rPr>
        <w:t>95% CI: 1.06-1.26), respectively</w:t>
      </w:r>
      <w:r w:rsidR="00724526">
        <w:rPr>
          <w:rFonts w:ascii="Times New Roman" w:hAnsi="Times New Roman" w:cs="Times New Roman"/>
          <w:bCs/>
          <w:sz w:val="24"/>
          <w:szCs w:val="24"/>
        </w:rPr>
        <w:t xml:space="preserve"> than the rural married women</w:t>
      </w:r>
      <w:r w:rsidRPr="00B36F30">
        <w:rPr>
          <w:rFonts w:ascii="Times New Roman" w:hAnsi="Times New Roman" w:cs="Times New Roman"/>
          <w:bCs/>
          <w:sz w:val="24"/>
          <w:szCs w:val="24"/>
        </w:rPr>
        <w:t xml:space="preserve">. Respondents who have mass media access </w:t>
      </w:r>
      <w:ins w:id="471" w:author="Microsoft account" w:date="2021-08-31T21:42:00Z">
        <w:r w:rsidR="003868BD">
          <w:rPr>
            <w:rFonts w:ascii="Times New Roman" w:hAnsi="Times New Roman" w:cs="Times New Roman"/>
            <w:bCs/>
            <w:sz w:val="24"/>
            <w:szCs w:val="24"/>
          </w:rPr>
          <w:t xml:space="preserve">were </w:t>
        </w:r>
      </w:ins>
      <w:ins w:id="472" w:author="Microsoft account" w:date="2021-08-31T21:43:00Z">
        <w:r w:rsidR="003868BD" w:rsidRPr="00B36F30">
          <w:rPr>
            <w:rFonts w:ascii="Times New Roman" w:hAnsi="Times New Roman" w:cs="Times New Roman"/>
            <w:bCs/>
            <w:sz w:val="24"/>
            <w:szCs w:val="24"/>
          </w:rPr>
          <w:t>1.13 (95% CI: 1.05-1.21)</w:t>
        </w:r>
        <w:r w:rsidR="003868BD">
          <w:rPr>
            <w:rFonts w:ascii="Times New Roman" w:hAnsi="Times New Roman" w:cs="Times New Roman"/>
            <w:bCs/>
            <w:sz w:val="24"/>
            <w:szCs w:val="24"/>
          </w:rPr>
          <w:t xml:space="preserve"> times </w:t>
        </w:r>
      </w:ins>
      <w:ins w:id="473" w:author="Microsoft account" w:date="2021-08-31T21:42:00Z">
        <w:r w:rsidR="003868BD">
          <w:rPr>
            <w:rFonts w:ascii="Times New Roman" w:hAnsi="Times New Roman" w:cs="Times New Roman"/>
            <w:bCs/>
            <w:sz w:val="24"/>
            <w:szCs w:val="24"/>
          </w:rPr>
          <w:t xml:space="preserve">more chance to obtain </w:t>
        </w:r>
      </w:ins>
      <w:ins w:id="474" w:author="Microsoft account" w:date="2021-08-31T21:43:00Z">
        <w:r w:rsidR="003868BD">
          <w:rPr>
            <w:rFonts w:ascii="Times New Roman" w:hAnsi="Times New Roman" w:cs="Times New Roman"/>
            <w:bCs/>
            <w:sz w:val="24"/>
            <w:szCs w:val="24"/>
          </w:rPr>
          <w:t>“</w:t>
        </w:r>
      </w:ins>
      <w:del w:id="475" w:author="Microsoft account" w:date="2021-08-31T21:42:00Z">
        <w:r w:rsidRPr="00B36F30" w:rsidDel="003868BD">
          <w:rPr>
            <w:rFonts w:ascii="Times New Roman" w:hAnsi="Times New Roman" w:cs="Times New Roman"/>
            <w:bCs/>
            <w:sz w:val="24"/>
            <w:szCs w:val="24"/>
          </w:rPr>
          <w:delText xml:space="preserve">tends to achieve </w:delText>
        </w:r>
      </w:del>
      <w:ins w:id="476" w:author="Microsoft account" w:date="2021-08-31T21:43:00Z">
        <w:r w:rsidR="003868BD">
          <w:rPr>
            <w:rFonts w:ascii="Times New Roman" w:hAnsi="Times New Roman" w:cs="Times New Roman"/>
            <w:bCs/>
            <w:sz w:val="24"/>
            <w:szCs w:val="24"/>
          </w:rPr>
          <w:t>H</w:t>
        </w:r>
      </w:ins>
      <w:del w:id="477" w:author="Microsoft account" w:date="2021-08-31T21:43:00Z">
        <w:r w:rsidRPr="00B36F30" w:rsidDel="003868BD">
          <w:rPr>
            <w:rFonts w:ascii="Times New Roman" w:hAnsi="Times New Roman" w:cs="Times New Roman"/>
            <w:bCs/>
            <w:sz w:val="24"/>
            <w:szCs w:val="24"/>
          </w:rPr>
          <w:delText>h</w:delText>
        </w:r>
      </w:del>
      <w:r w:rsidRPr="00B36F30">
        <w:rPr>
          <w:rFonts w:ascii="Times New Roman" w:hAnsi="Times New Roman" w:cs="Times New Roman"/>
          <w:bCs/>
          <w:sz w:val="24"/>
          <w:szCs w:val="24"/>
        </w:rPr>
        <w:t>igh</w:t>
      </w:r>
      <w:del w:id="478" w:author="Microsoft account" w:date="2021-08-31T21:43:00Z">
        <w:r w:rsidRPr="00B36F30" w:rsidDel="003868BD">
          <w:rPr>
            <w:rFonts w:ascii="Times New Roman" w:hAnsi="Times New Roman" w:cs="Times New Roman"/>
            <w:bCs/>
            <w:sz w:val="24"/>
            <w:szCs w:val="24"/>
          </w:rPr>
          <w:delText>er</w:delText>
        </w:r>
      </w:del>
      <w:r w:rsidRPr="00B36F30">
        <w:rPr>
          <w:rFonts w:ascii="Times New Roman" w:hAnsi="Times New Roman" w:cs="Times New Roman"/>
          <w:bCs/>
          <w:sz w:val="24"/>
          <w:szCs w:val="24"/>
        </w:rPr>
        <w:t xml:space="preserve"> </w:t>
      </w:r>
      <w:ins w:id="479" w:author="Microsoft account" w:date="2021-08-31T21:43:00Z">
        <w:r w:rsidR="003868BD">
          <w:rPr>
            <w:rFonts w:ascii="Times New Roman" w:hAnsi="Times New Roman" w:cs="Times New Roman"/>
            <w:bCs/>
            <w:sz w:val="24"/>
            <w:szCs w:val="24"/>
          </w:rPr>
          <w:t>S</w:t>
        </w:r>
      </w:ins>
      <w:del w:id="480" w:author="Microsoft account" w:date="2021-08-31T21:43:00Z">
        <w:r w:rsidRPr="00B36F30" w:rsidDel="003868BD">
          <w:rPr>
            <w:rFonts w:ascii="Times New Roman" w:hAnsi="Times New Roman" w:cs="Times New Roman"/>
            <w:bCs/>
            <w:sz w:val="24"/>
            <w:szCs w:val="24"/>
          </w:rPr>
          <w:delText>s</w:delText>
        </w:r>
      </w:del>
      <w:r w:rsidRPr="00B36F30">
        <w:rPr>
          <w:rFonts w:ascii="Times New Roman" w:hAnsi="Times New Roman" w:cs="Times New Roman"/>
          <w:bCs/>
          <w:sz w:val="24"/>
          <w:szCs w:val="24"/>
        </w:rPr>
        <w:t>core</w:t>
      </w:r>
      <w:ins w:id="481" w:author="Microsoft account" w:date="2021-08-31T21:43:00Z">
        <w:r w:rsidR="003868BD">
          <w:rPr>
            <w:rFonts w:ascii="Times New Roman" w:hAnsi="Times New Roman" w:cs="Times New Roman"/>
            <w:bCs/>
            <w:sz w:val="24"/>
            <w:szCs w:val="24"/>
          </w:rPr>
          <w:t>”</w:t>
        </w:r>
      </w:ins>
      <w:r w:rsidRPr="00B36F30">
        <w:rPr>
          <w:rFonts w:ascii="Times New Roman" w:hAnsi="Times New Roman" w:cs="Times New Roman"/>
          <w:bCs/>
          <w:sz w:val="24"/>
          <w:szCs w:val="24"/>
        </w:rPr>
        <w:t xml:space="preserve"> </w:t>
      </w:r>
      <w:del w:id="482" w:author="Microsoft account" w:date="2021-08-31T21:43:00Z">
        <w:r w:rsidRPr="00B36F30" w:rsidDel="003868BD">
          <w:rPr>
            <w:rFonts w:ascii="Times New Roman" w:hAnsi="Times New Roman" w:cs="Times New Roman"/>
            <w:bCs/>
            <w:sz w:val="24"/>
            <w:szCs w:val="24"/>
          </w:rPr>
          <w:delText xml:space="preserve">1.13 (95% CI: 1.05-1.21) </w:delText>
        </w:r>
      </w:del>
      <w:r w:rsidRPr="00B36F30">
        <w:rPr>
          <w:rFonts w:ascii="Times New Roman" w:hAnsi="Times New Roman" w:cs="Times New Roman"/>
          <w:bCs/>
          <w:sz w:val="24"/>
          <w:szCs w:val="24"/>
        </w:rPr>
        <w:t xml:space="preserve">in 2019 MICS which is smaller than 2012 MICS </w:t>
      </w:r>
      <w:ins w:id="483" w:author="Microsoft account" w:date="2021-08-31T21:44:00Z">
        <w:r w:rsidR="003868BD">
          <w:rPr>
            <w:rFonts w:ascii="Times New Roman" w:hAnsi="Times New Roman" w:cs="Times New Roman"/>
            <w:bCs/>
            <w:sz w:val="24"/>
            <w:szCs w:val="24"/>
          </w:rPr>
          <w:t xml:space="preserve">1.36 </w:t>
        </w:r>
      </w:ins>
      <w:r w:rsidRPr="00B36F30">
        <w:rPr>
          <w:rFonts w:ascii="Times New Roman" w:hAnsi="Times New Roman" w:cs="Times New Roman"/>
          <w:bCs/>
          <w:sz w:val="24"/>
          <w:szCs w:val="24"/>
        </w:rPr>
        <w:t>(</w:t>
      </w:r>
      <w:del w:id="484" w:author="Microsoft account" w:date="2021-08-31T21:43:00Z">
        <w:r w:rsidRPr="00B36F30" w:rsidDel="003868BD">
          <w:rPr>
            <w:rFonts w:ascii="Times New Roman" w:hAnsi="Times New Roman" w:cs="Times New Roman"/>
            <w:bCs/>
            <w:sz w:val="24"/>
            <w:szCs w:val="24"/>
          </w:rPr>
          <w:delText xml:space="preserve">OR=1.36, </w:delText>
        </w:r>
      </w:del>
      <w:r w:rsidRPr="00B36F30">
        <w:rPr>
          <w:rFonts w:ascii="Times New Roman" w:hAnsi="Times New Roman" w:cs="Times New Roman"/>
          <w:bCs/>
          <w:sz w:val="24"/>
          <w:szCs w:val="24"/>
        </w:rPr>
        <w:t>95% CI: 1.24-1.48)</w:t>
      </w:r>
      <w:r w:rsidR="00C51744">
        <w:rPr>
          <w:rFonts w:ascii="Times New Roman" w:hAnsi="Times New Roman" w:cs="Times New Roman"/>
          <w:bCs/>
          <w:sz w:val="24"/>
          <w:szCs w:val="24"/>
        </w:rPr>
        <w:t xml:space="preserve"> compared to married women who haven’t mass media access</w:t>
      </w:r>
      <w:r w:rsidRPr="00B36F30">
        <w:rPr>
          <w:rFonts w:ascii="Times New Roman" w:hAnsi="Times New Roman" w:cs="Times New Roman"/>
          <w:bCs/>
          <w:sz w:val="24"/>
          <w:szCs w:val="24"/>
        </w:rPr>
        <w:t xml:space="preserve">. </w:t>
      </w:r>
      <w:r w:rsidR="008658D8">
        <w:rPr>
          <w:rFonts w:ascii="Times New Roman" w:hAnsi="Times New Roman" w:cs="Times New Roman"/>
          <w:bCs/>
          <w:sz w:val="24"/>
          <w:szCs w:val="24"/>
        </w:rPr>
        <w:t>R</w:t>
      </w:r>
      <w:r w:rsidRPr="00B36F30">
        <w:rPr>
          <w:rFonts w:ascii="Times New Roman" w:hAnsi="Times New Roman" w:cs="Times New Roman"/>
          <w:bCs/>
          <w:sz w:val="24"/>
          <w:szCs w:val="24"/>
        </w:rPr>
        <w:t xml:space="preserve">espondents having highest education </w:t>
      </w:r>
      <w:del w:id="485" w:author="Microsoft account" w:date="2021-08-31T21:51:00Z">
        <w:r w:rsidRPr="00B36F30" w:rsidDel="003A5933">
          <w:rPr>
            <w:rFonts w:ascii="Times New Roman" w:hAnsi="Times New Roman" w:cs="Times New Roman"/>
            <w:bCs/>
            <w:sz w:val="24"/>
            <w:szCs w:val="24"/>
          </w:rPr>
          <w:delText>level get to achieve</w:delText>
        </w:r>
      </w:del>
      <w:ins w:id="486" w:author="Microsoft account" w:date="2021-08-31T21:51:00Z">
        <w:r w:rsidR="003A5933">
          <w:rPr>
            <w:rFonts w:ascii="Times New Roman" w:hAnsi="Times New Roman" w:cs="Times New Roman"/>
            <w:bCs/>
            <w:sz w:val="24"/>
            <w:szCs w:val="24"/>
          </w:rPr>
          <w:t>had</w:t>
        </w:r>
      </w:ins>
      <w:del w:id="487" w:author="Microsoft account" w:date="2021-08-31T21:52:00Z">
        <w:r w:rsidRPr="00B36F30" w:rsidDel="003A5933">
          <w:rPr>
            <w:rFonts w:ascii="Times New Roman" w:hAnsi="Times New Roman" w:cs="Times New Roman"/>
            <w:bCs/>
            <w:sz w:val="24"/>
            <w:szCs w:val="24"/>
          </w:rPr>
          <w:delText xml:space="preserve"> </w:delText>
        </w:r>
      </w:del>
      <w:del w:id="488" w:author="Microsoft account" w:date="2021-08-31T21:44:00Z">
        <w:r w:rsidRPr="00B36F30" w:rsidDel="003868BD">
          <w:rPr>
            <w:rFonts w:ascii="Times New Roman" w:hAnsi="Times New Roman" w:cs="Times New Roman"/>
            <w:bCs/>
            <w:sz w:val="24"/>
            <w:szCs w:val="24"/>
          </w:rPr>
          <w:delText>h</w:delText>
        </w:r>
      </w:del>
      <w:del w:id="489" w:author="Microsoft account" w:date="2021-08-31T21:52:00Z">
        <w:r w:rsidRPr="00B36F30" w:rsidDel="003A5933">
          <w:rPr>
            <w:rFonts w:ascii="Times New Roman" w:hAnsi="Times New Roman" w:cs="Times New Roman"/>
            <w:bCs/>
            <w:sz w:val="24"/>
            <w:szCs w:val="24"/>
          </w:rPr>
          <w:delText xml:space="preserve">igh </w:delText>
        </w:r>
      </w:del>
      <w:del w:id="490" w:author="Microsoft account" w:date="2021-08-31T21:44:00Z">
        <w:r w:rsidRPr="00B36F30" w:rsidDel="003868BD">
          <w:rPr>
            <w:rFonts w:ascii="Times New Roman" w:hAnsi="Times New Roman" w:cs="Times New Roman"/>
            <w:bCs/>
            <w:sz w:val="24"/>
            <w:szCs w:val="24"/>
          </w:rPr>
          <w:delText>s</w:delText>
        </w:r>
      </w:del>
      <w:del w:id="491" w:author="Microsoft account" w:date="2021-08-31T21:52:00Z">
        <w:r w:rsidRPr="00B36F30" w:rsidDel="003A5933">
          <w:rPr>
            <w:rFonts w:ascii="Times New Roman" w:hAnsi="Times New Roman" w:cs="Times New Roman"/>
            <w:bCs/>
            <w:sz w:val="24"/>
            <w:szCs w:val="24"/>
          </w:rPr>
          <w:delText xml:space="preserve">core </w:delText>
        </w:r>
      </w:del>
      <w:ins w:id="492" w:author="Microsoft account" w:date="2021-08-31T21:52:00Z">
        <w:r w:rsidR="003A5933">
          <w:rPr>
            <w:rFonts w:ascii="Times New Roman" w:hAnsi="Times New Roman" w:cs="Times New Roman"/>
            <w:bCs/>
            <w:sz w:val="24"/>
            <w:szCs w:val="24"/>
          </w:rPr>
          <w:t xml:space="preserve"> </w:t>
        </w:r>
      </w:ins>
      <w:r w:rsidRPr="00B36F30">
        <w:rPr>
          <w:rFonts w:ascii="Times New Roman" w:hAnsi="Times New Roman" w:cs="Times New Roman"/>
          <w:bCs/>
          <w:sz w:val="24"/>
          <w:szCs w:val="24"/>
        </w:rPr>
        <w:t>4.03 (95% CI: 3.50-</w:t>
      </w:r>
      <w:r w:rsidR="00207D5A">
        <w:rPr>
          <w:rFonts w:ascii="Times New Roman" w:hAnsi="Times New Roman" w:cs="Times New Roman"/>
          <w:bCs/>
          <w:sz w:val="24"/>
          <w:szCs w:val="24"/>
        </w:rPr>
        <w:t>4.64)</w:t>
      </w:r>
      <w:ins w:id="493" w:author="Microsoft account" w:date="2021-08-31T21:52:00Z">
        <w:r w:rsidR="003A5933">
          <w:rPr>
            <w:rFonts w:ascii="Times New Roman" w:hAnsi="Times New Roman" w:cs="Times New Roman"/>
            <w:bCs/>
            <w:sz w:val="24"/>
            <w:szCs w:val="24"/>
          </w:rPr>
          <w:t xml:space="preserve"> times more chance to obtain </w:t>
        </w:r>
      </w:ins>
      <w:ins w:id="494" w:author="Microsoft account" w:date="2021-08-31T21:53:00Z">
        <w:r w:rsidR="003A5933" w:rsidRPr="00B36F30">
          <w:rPr>
            <w:rFonts w:ascii="Times New Roman" w:hAnsi="Times New Roman" w:cs="Times New Roman"/>
            <w:bCs/>
            <w:sz w:val="24"/>
            <w:szCs w:val="24"/>
          </w:rPr>
          <w:t xml:space="preserve"> </w:t>
        </w:r>
        <w:r w:rsidR="003A5933">
          <w:rPr>
            <w:rFonts w:ascii="Times New Roman" w:hAnsi="Times New Roman" w:cs="Times New Roman"/>
            <w:bCs/>
            <w:sz w:val="24"/>
            <w:szCs w:val="24"/>
          </w:rPr>
          <w:t>“H</w:t>
        </w:r>
        <w:r w:rsidR="003A5933" w:rsidRPr="00B36F30">
          <w:rPr>
            <w:rFonts w:ascii="Times New Roman" w:hAnsi="Times New Roman" w:cs="Times New Roman"/>
            <w:bCs/>
            <w:sz w:val="24"/>
            <w:szCs w:val="24"/>
          </w:rPr>
          <w:t xml:space="preserve">igh </w:t>
        </w:r>
        <w:r w:rsidR="003A5933">
          <w:rPr>
            <w:rFonts w:ascii="Times New Roman" w:hAnsi="Times New Roman" w:cs="Times New Roman"/>
            <w:bCs/>
            <w:sz w:val="24"/>
            <w:szCs w:val="24"/>
          </w:rPr>
          <w:lastRenderedPageBreak/>
          <w:t>S</w:t>
        </w:r>
        <w:r w:rsidR="003A5933" w:rsidRPr="00B36F30">
          <w:rPr>
            <w:rFonts w:ascii="Times New Roman" w:hAnsi="Times New Roman" w:cs="Times New Roman"/>
            <w:bCs/>
            <w:sz w:val="24"/>
            <w:szCs w:val="24"/>
          </w:rPr>
          <w:t>core</w:t>
        </w:r>
        <w:r w:rsidR="003A5933">
          <w:rPr>
            <w:rFonts w:ascii="Times New Roman" w:hAnsi="Times New Roman" w:cs="Times New Roman"/>
            <w:bCs/>
            <w:sz w:val="24"/>
            <w:szCs w:val="24"/>
          </w:rPr>
          <w:t>”</w:t>
        </w:r>
        <w:r w:rsidR="003A5933" w:rsidRPr="00B36F30">
          <w:rPr>
            <w:rFonts w:ascii="Times New Roman" w:hAnsi="Times New Roman" w:cs="Times New Roman"/>
            <w:bCs/>
            <w:sz w:val="24"/>
            <w:szCs w:val="24"/>
          </w:rPr>
          <w:t xml:space="preserve"> </w:t>
        </w:r>
      </w:ins>
      <w:r w:rsidR="00207D5A">
        <w:rPr>
          <w:rFonts w:ascii="Times New Roman" w:hAnsi="Times New Roman" w:cs="Times New Roman"/>
          <w:bCs/>
          <w:sz w:val="24"/>
          <w:szCs w:val="24"/>
        </w:rPr>
        <w:t xml:space="preserve"> in 2019 MICS which is 5.30 times in</w:t>
      </w:r>
      <w:r w:rsidRPr="00B36F30">
        <w:rPr>
          <w:rFonts w:ascii="Times New Roman" w:hAnsi="Times New Roman" w:cs="Times New Roman"/>
          <w:bCs/>
          <w:sz w:val="24"/>
          <w:szCs w:val="24"/>
        </w:rPr>
        <w:t xml:space="preserve"> 2012 MICS </w:t>
      </w:r>
      <w:ins w:id="495" w:author="Microsoft account" w:date="2021-08-31T21:57:00Z">
        <w:r w:rsidR="003A5933">
          <w:rPr>
            <w:rFonts w:ascii="Times New Roman" w:hAnsi="Times New Roman" w:cs="Times New Roman"/>
            <w:bCs/>
            <w:sz w:val="24"/>
            <w:szCs w:val="24"/>
          </w:rPr>
          <w:t>(</w:t>
        </w:r>
      </w:ins>
      <w:del w:id="496" w:author="Microsoft account" w:date="2021-08-31T21:57:00Z">
        <w:r w:rsidRPr="00B36F30" w:rsidDel="003A5933">
          <w:rPr>
            <w:rFonts w:ascii="Times New Roman" w:hAnsi="Times New Roman" w:cs="Times New Roman"/>
            <w:bCs/>
            <w:sz w:val="24"/>
            <w:szCs w:val="24"/>
          </w:rPr>
          <w:delText>(OR=5</w:delText>
        </w:r>
        <w:r w:rsidR="00207D5A" w:rsidDel="003A5933">
          <w:rPr>
            <w:rFonts w:ascii="Times New Roman" w:hAnsi="Times New Roman" w:cs="Times New Roman"/>
            <w:bCs/>
            <w:sz w:val="24"/>
            <w:szCs w:val="24"/>
          </w:rPr>
          <w:delText xml:space="preserve">.30, </w:delText>
        </w:r>
      </w:del>
      <w:r w:rsidR="00207D5A">
        <w:rPr>
          <w:rFonts w:ascii="Times New Roman" w:hAnsi="Times New Roman" w:cs="Times New Roman"/>
          <w:bCs/>
          <w:sz w:val="24"/>
          <w:szCs w:val="24"/>
        </w:rPr>
        <w:t>95% CI: 4.41-6.37) and 2.58 times in 2006 MICS (</w:t>
      </w:r>
      <w:del w:id="497" w:author="Microsoft account" w:date="2021-08-31T21:57:00Z">
        <w:r w:rsidR="00207D5A" w:rsidDel="003A5933">
          <w:rPr>
            <w:rFonts w:ascii="Times New Roman" w:hAnsi="Times New Roman" w:cs="Times New Roman"/>
            <w:bCs/>
            <w:sz w:val="24"/>
            <w:szCs w:val="24"/>
          </w:rPr>
          <w:delText>OR=2.58</w:delText>
        </w:r>
        <w:r w:rsidRPr="00B36F30" w:rsidDel="003A5933">
          <w:rPr>
            <w:rFonts w:ascii="Times New Roman" w:hAnsi="Times New Roman" w:cs="Times New Roman"/>
            <w:bCs/>
            <w:sz w:val="24"/>
            <w:szCs w:val="24"/>
          </w:rPr>
          <w:delText xml:space="preserve">, </w:delText>
        </w:r>
      </w:del>
      <w:r w:rsidRPr="00B36F30">
        <w:rPr>
          <w:rFonts w:ascii="Times New Roman" w:hAnsi="Times New Roman" w:cs="Times New Roman"/>
          <w:bCs/>
          <w:sz w:val="24"/>
          <w:szCs w:val="24"/>
        </w:rPr>
        <w:t>95% CI: 2.28-2.93)</w:t>
      </w:r>
      <w:r w:rsidR="00207D5A">
        <w:rPr>
          <w:rFonts w:ascii="Times New Roman" w:hAnsi="Times New Roman" w:cs="Times New Roman"/>
          <w:bCs/>
          <w:sz w:val="24"/>
          <w:szCs w:val="24"/>
        </w:rPr>
        <w:t xml:space="preserve"> compared to illiterate married women</w:t>
      </w:r>
      <w:r w:rsidRPr="00B36F30">
        <w:rPr>
          <w:rFonts w:ascii="Times New Roman" w:hAnsi="Times New Roman" w:cs="Times New Roman"/>
          <w:bCs/>
          <w:sz w:val="24"/>
          <w:szCs w:val="24"/>
        </w:rPr>
        <w:t>.</w:t>
      </w:r>
      <w:del w:id="498" w:author="Microsoft account" w:date="2021-08-31T21:57:00Z">
        <w:r w:rsidRPr="00B36F30" w:rsidDel="003A5933">
          <w:rPr>
            <w:rFonts w:ascii="Times New Roman" w:hAnsi="Times New Roman" w:cs="Times New Roman"/>
            <w:bCs/>
            <w:sz w:val="24"/>
            <w:szCs w:val="24"/>
          </w:rPr>
          <w:delText xml:space="preserve"> As expected, richest respondents made to get the high score 1.21 (95% CI: 1.06-</w:delText>
        </w:r>
        <w:r w:rsidR="002B6FF9" w:rsidDel="003A5933">
          <w:rPr>
            <w:rFonts w:ascii="Times New Roman" w:hAnsi="Times New Roman" w:cs="Times New Roman"/>
            <w:bCs/>
            <w:sz w:val="24"/>
            <w:szCs w:val="24"/>
          </w:rPr>
          <w:delText>1.37) in 2019 MICS which is 1.26 times</w:delText>
        </w:r>
        <w:r w:rsidRPr="00B36F30" w:rsidDel="003A5933">
          <w:rPr>
            <w:rFonts w:ascii="Times New Roman" w:hAnsi="Times New Roman" w:cs="Times New Roman"/>
            <w:bCs/>
            <w:sz w:val="24"/>
            <w:szCs w:val="24"/>
          </w:rPr>
          <w:delText xml:space="preserve"> 2012 MICS (OR=1</w:delText>
        </w:r>
        <w:r w:rsidR="002B6FF9" w:rsidDel="003A5933">
          <w:rPr>
            <w:rFonts w:ascii="Times New Roman" w:hAnsi="Times New Roman" w:cs="Times New Roman"/>
            <w:bCs/>
            <w:sz w:val="24"/>
            <w:szCs w:val="24"/>
          </w:rPr>
          <w:delText>.26, 95% CI: 1.04-1.52) and 1.32 times in</w:delText>
        </w:r>
        <w:r w:rsidRPr="00B36F30" w:rsidDel="003A5933">
          <w:rPr>
            <w:rFonts w:ascii="Times New Roman" w:hAnsi="Times New Roman" w:cs="Times New Roman"/>
            <w:bCs/>
            <w:sz w:val="24"/>
            <w:szCs w:val="24"/>
          </w:rPr>
          <w:delText xml:space="preserve"> 2006 MICS (OR=1.32, 95% CI: 1.16-1.49)</w:delText>
        </w:r>
        <w:r w:rsidR="002B6FF9" w:rsidDel="003A5933">
          <w:rPr>
            <w:rFonts w:ascii="Times New Roman" w:hAnsi="Times New Roman" w:cs="Times New Roman"/>
            <w:bCs/>
            <w:sz w:val="24"/>
            <w:szCs w:val="24"/>
          </w:rPr>
          <w:delText xml:space="preserve"> higher </w:delText>
        </w:r>
        <w:r w:rsidR="003359F2" w:rsidDel="003A5933">
          <w:rPr>
            <w:rFonts w:ascii="Times New Roman" w:hAnsi="Times New Roman" w:cs="Times New Roman"/>
            <w:bCs/>
            <w:sz w:val="24"/>
            <w:szCs w:val="24"/>
          </w:rPr>
          <w:delText>than the poorest wealth indexed married women</w:delText>
        </w:r>
        <w:r w:rsidRPr="00B36F30" w:rsidDel="003A5933">
          <w:rPr>
            <w:rFonts w:ascii="Times New Roman" w:hAnsi="Times New Roman" w:cs="Times New Roman"/>
            <w:bCs/>
            <w:sz w:val="24"/>
            <w:szCs w:val="24"/>
          </w:rPr>
          <w:delText xml:space="preserve">. </w:delText>
        </w:r>
      </w:del>
    </w:p>
    <w:p w14:paraId="41F49CA5" w14:textId="5B744260" w:rsidR="00915022" w:rsidRPr="00B36F30" w:rsidRDefault="00891ED5" w:rsidP="00067FD0">
      <w:pPr>
        <w:spacing w:after="0" w:line="480" w:lineRule="auto"/>
        <w:rPr>
          <w:rFonts w:ascii="Times New Roman" w:hAnsi="Times New Roman" w:cs="Times New Roman"/>
          <w:bCs/>
          <w:sz w:val="24"/>
          <w:szCs w:val="24"/>
        </w:rPr>
      </w:pPr>
      <w:commentRangeStart w:id="499"/>
      <w:commentRangeStart w:id="500"/>
      <w:commentRangeStart w:id="501"/>
      <w:commentRangeStart w:id="502"/>
      <w:r w:rsidRPr="00891ED5">
        <w:rPr>
          <w:rFonts w:ascii="Times New Roman" w:hAnsi="Times New Roman" w:cs="Times New Roman"/>
          <w:bCs/>
          <w:sz w:val="24"/>
          <w:szCs w:val="24"/>
        </w:rPr>
        <w:t xml:space="preserve">Our model </w:t>
      </w:r>
      <w:commentRangeEnd w:id="499"/>
      <w:r w:rsidR="00BD2CB3">
        <w:rPr>
          <w:rStyle w:val="CommentReference"/>
          <w:lang w:val="en-GB"/>
        </w:rPr>
        <w:commentReference w:id="499"/>
      </w:r>
      <w:commentRangeEnd w:id="500"/>
      <w:r w:rsidR="00550724">
        <w:rPr>
          <w:rStyle w:val="CommentReference"/>
          <w:lang w:val="en-GB"/>
        </w:rPr>
        <w:commentReference w:id="500"/>
      </w:r>
      <w:r w:rsidRPr="00891ED5">
        <w:rPr>
          <w:rFonts w:ascii="Times New Roman" w:hAnsi="Times New Roman" w:cs="Times New Roman"/>
          <w:bCs/>
          <w:sz w:val="24"/>
          <w:szCs w:val="24"/>
        </w:rPr>
        <w:t xml:space="preserve">fitting criteria the </w:t>
      </w:r>
      <w:r w:rsidRPr="00C657C9">
        <w:rPr>
          <w:rFonts w:ascii="Times New Roman" w:hAnsi="Times New Roman" w:cs="Times New Roman"/>
          <w:bCs/>
          <w:sz w:val="24"/>
          <w:szCs w:val="24"/>
          <w:highlight w:val="yellow"/>
        </w:rPr>
        <w:t>AUC of receiver operating characteristic curve (ROC)</w:t>
      </w:r>
      <w:r w:rsidRPr="00891ED5">
        <w:rPr>
          <w:rFonts w:ascii="Times New Roman" w:hAnsi="Times New Roman" w:cs="Times New Roman"/>
          <w:bCs/>
          <w:sz w:val="24"/>
          <w:szCs w:val="24"/>
        </w:rPr>
        <w:t xml:space="preserve"> was found to</w:t>
      </w:r>
      <w:r w:rsidR="00B35CBE">
        <w:rPr>
          <w:rFonts w:ascii="Times New Roman" w:hAnsi="Times New Roman" w:cs="Times New Roman"/>
          <w:bCs/>
          <w:sz w:val="24"/>
          <w:szCs w:val="24"/>
        </w:rPr>
        <w:t xml:space="preserve"> be 0.624</w:t>
      </w:r>
      <w:r w:rsidRPr="00891ED5">
        <w:rPr>
          <w:rFonts w:ascii="Times New Roman" w:hAnsi="Times New Roman" w:cs="Times New Roman"/>
          <w:bCs/>
          <w:sz w:val="24"/>
          <w:szCs w:val="24"/>
        </w:rPr>
        <w:t xml:space="preserve"> (Asymptotic p-value: 0.000 and 95% CI: </w:t>
      </w:r>
      <w:r w:rsidR="00B35CBE">
        <w:rPr>
          <w:rFonts w:ascii="Times New Roman" w:hAnsi="Times New Roman" w:cs="Times New Roman"/>
          <w:bCs/>
          <w:sz w:val="24"/>
          <w:szCs w:val="24"/>
        </w:rPr>
        <w:t>0</w:t>
      </w:r>
      <w:r w:rsidRPr="00891ED5">
        <w:rPr>
          <w:rFonts w:ascii="Times New Roman" w:hAnsi="Times New Roman" w:cs="Times New Roman"/>
          <w:bCs/>
          <w:sz w:val="24"/>
          <w:szCs w:val="24"/>
        </w:rPr>
        <w:t>.6</w:t>
      </w:r>
      <w:r w:rsidR="00B35CBE">
        <w:rPr>
          <w:rFonts w:ascii="Times New Roman" w:hAnsi="Times New Roman" w:cs="Times New Roman"/>
          <w:bCs/>
          <w:sz w:val="24"/>
          <w:szCs w:val="24"/>
        </w:rPr>
        <w:t>19</w:t>
      </w:r>
      <w:r w:rsidRPr="00891ED5">
        <w:rPr>
          <w:rFonts w:ascii="Times New Roman" w:hAnsi="Times New Roman" w:cs="Times New Roman"/>
          <w:bCs/>
          <w:sz w:val="24"/>
          <w:szCs w:val="24"/>
        </w:rPr>
        <w:t>–</w:t>
      </w:r>
      <w:r w:rsidR="00EF08F4">
        <w:rPr>
          <w:rFonts w:ascii="Times New Roman" w:hAnsi="Times New Roman" w:cs="Times New Roman"/>
          <w:bCs/>
          <w:sz w:val="24"/>
          <w:szCs w:val="24"/>
        </w:rPr>
        <w:t>0</w:t>
      </w:r>
      <w:r w:rsidRPr="00891ED5">
        <w:rPr>
          <w:rFonts w:ascii="Times New Roman" w:hAnsi="Times New Roman" w:cs="Times New Roman"/>
          <w:bCs/>
          <w:sz w:val="24"/>
          <w:szCs w:val="24"/>
        </w:rPr>
        <w:t>.66)</w:t>
      </w:r>
      <w:r w:rsidR="008D6F0B">
        <w:rPr>
          <w:rFonts w:ascii="Times New Roman" w:hAnsi="Times New Roman" w:cs="Times New Roman"/>
          <w:bCs/>
          <w:sz w:val="24"/>
          <w:szCs w:val="24"/>
        </w:rPr>
        <w:t xml:space="preserve">, </w:t>
      </w:r>
      <w:r w:rsidR="00EF08F4">
        <w:rPr>
          <w:rFonts w:ascii="Times New Roman" w:hAnsi="Times New Roman" w:cs="Times New Roman"/>
          <w:bCs/>
          <w:sz w:val="24"/>
          <w:szCs w:val="24"/>
        </w:rPr>
        <w:t>0.677</w:t>
      </w:r>
      <w:r w:rsidR="008D6F0B" w:rsidRPr="00891ED5">
        <w:rPr>
          <w:rFonts w:ascii="Times New Roman" w:hAnsi="Times New Roman" w:cs="Times New Roman"/>
          <w:bCs/>
          <w:sz w:val="24"/>
          <w:szCs w:val="24"/>
        </w:rPr>
        <w:t xml:space="preserve"> (Asymptotic p-value: 0.000 and 95% CI: </w:t>
      </w:r>
      <w:r w:rsidR="008D6F0B">
        <w:rPr>
          <w:rFonts w:ascii="Times New Roman" w:hAnsi="Times New Roman" w:cs="Times New Roman"/>
          <w:bCs/>
          <w:sz w:val="24"/>
          <w:szCs w:val="24"/>
        </w:rPr>
        <w:t>0</w:t>
      </w:r>
      <w:r w:rsidR="008D6F0B" w:rsidRPr="00891ED5">
        <w:rPr>
          <w:rFonts w:ascii="Times New Roman" w:hAnsi="Times New Roman" w:cs="Times New Roman"/>
          <w:bCs/>
          <w:sz w:val="24"/>
          <w:szCs w:val="24"/>
        </w:rPr>
        <w:t>.6</w:t>
      </w:r>
      <w:r w:rsidR="00EF08F4">
        <w:rPr>
          <w:rFonts w:ascii="Times New Roman" w:hAnsi="Times New Roman" w:cs="Times New Roman"/>
          <w:bCs/>
          <w:sz w:val="24"/>
          <w:szCs w:val="24"/>
        </w:rPr>
        <w:t>69–0.685</w:t>
      </w:r>
      <w:r w:rsidR="008D6F0B">
        <w:rPr>
          <w:rFonts w:ascii="Times New Roman" w:hAnsi="Times New Roman" w:cs="Times New Roman"/>
          <w:bCs/>
          <w:sz w:val="24"/>
          <w:szCs w:val="24"/>
        </w:rPr>
        <w:t xml:space="preserve">), and </w:t>
      </w:r>
      <w:r w:rsidR="007F06B5">
        <w:rPr>
          <w:rFonts w:ascii="Times New Roman" w:hAnsi="Times New Roman" w:cs="Times New Roman"/>
          <w:bCs/>
          <w:sz w:val="24"/>
          <w:szCs w:val="24"/>
        </w:rPr>
        <w:t>0.657</w:t>
      </w:r>
      <w:r w:rsidR="008D6F0B" w:rsidRPr="00891ED5">
        <w:rPr>
          <w:rFonts w:ascii="Times New Roman" w:hAnsi="Times New Roman" w:cs="Times New Roman"/>
          <w:bCs/>
          <w:sz w:val="24"/>
          <w:szCs w:val="24"/>
        </w:rPr>
        <w:t xml:space="preserve"> (Asymptotic p-value: 0.000 and 95% CI: </w:t>
      </w:r>
      <w:r w:rsidR="008D6F0B">
        <w:rPr>
          <w:rFonts w:ascii="Times New Roman" w:hAnsi="Times New Roman" w:cs="Times New Roman"/>
          <w:bCs/>
          <w:sz w:val="24"/>
          <w:szCs w:val="24"/>
        </w:rPr>
        <w:t>0</w:t>
      </w:r>
      <w:r w:rsidR="008D6F0B" w:rsidRPr="00891ED5">
        <w:rPr>
          <w:rFonts w:ascii="Times New Roman" w:hAnsi="Times New Roman" w:cs="Times New Roman"/>
          <w:bCs/>
          <w:sz w:val="24"/>
          <w:szCs w:val="24"/>
        </w:rPr>
        <w:t>.6</w:t>
      </w:r>
      <w:r w:rsidR="007F06B5">
        <w:rPr>
          <w:rFonts w:ascii="Times New Roman" w:hAnsi="Times New Roman" w:cs="Times New Roman"/>
          <w:bCs/>
          <w:sz w:val="24"/>
          <w:szCs w:val="24"/>
        </w:rPr>
        <w:t>51</w:t>
      </w:r>
      <w:r w:rsidR="008D6F0B">
        <w:rPr>
          <w:rFonts w:ascii="Times New Roman" w:hAnsi="Times New Roman" w:cs="Times New Roman"/>
          <w:bCs/>
          <w:sz w:val="24"/>
          <w:szCs w:val="24"/>
        </w:rPr>
        <w:t>–</w:t>
      </w:r>
      <w:r w:rsidR="007F06B5">
        <w:rPr>
          <w:rFonts w:ascii="Times New Roman" w:hAnsi="Times New Roman" w:cs="Times New Roman"/>
          <w:bCs/>
          <w:sz w:val="24"/>
          <w:szCs w:val="24"/>
        </w:rPr>
        <w:t>0</w:t>
      </w:r>
      <w:r w:rsidR="008D6F0B">
        <w:rPr>
          <w:rFonts w:ascii="Times New Roman" w:hAnsi="Times New Roman" w:cs="Times New Roman"/>
          <w:bCs/>
          <w:sz w:val="24"/>
          <w:szCs w:val="24"/>
        </w:rPr>
        <w:t>.66</w:t>
      </w:r>
      <w:r w:rsidR="007F06B5">
        <w:rPr>
          <w:rFonts w:ascii="Times New Roman" w:hAnsi="Times New Roman" w:cs="Times New Roman"/>
          <w:bCs/>
          <w:sz w:val="24"/>
          <w:szCs w:val="24"/>
        </w:rPr>
        <w:t>3</w:t>
      </w:r>
      <w:r w:rsidR="008D6F0B">
        <w:rPr>
          <w:rFonts w:ascii="Times New Roman" w:hAnsi="Times New Roman" w:cs="Times New Roman"/>
          <w:bCs/>
          <w:sz w:val="24"/>
          <w:szCs w:val="24"/>
        </w:rPr>
        <w:t>)</w:t>
      </w:r>
      <w:r w:rsidRPr="00891ED5">
        <w:rPr>
          <w:rFonts w:ascii="Times New Roman" w:hAnsi="Times New Roman" w:cs="Times New Roman"/>
          <w:bCs/>
          <w:sz w:val="24"/>
          <w:szCs w:val="24"/>
        </w:rPr>
        <w:t xml:space="preserve"> indicating the final selected model </w:t>
      </w:r>
      <w:r w:rsidR="008D6F0B">
        <w:rPr>
          <w:rFonts w:ascii="Times New Roman" w:hAnsi="Times New Roman" w:cs="Times New Roman"/>
          <w:bCs/>
          <w:sz w:val="24"/>
          <w:szCs w:val="24"/>
        </w:rPr>
        <w:t>for MICS-2006</w:t>
      </w:r>
      <w:r w:rsidR="00EF08F4">
        <w:rPr>
          <w:rFonts w:ascii="Times New Roman" w:hAnsi="Times New Roman" w:cs="Times New Roman"/>
          <w:bCs/>
          <w:sz w:val="24"/>
          <w:szCs w:val="24"/>
        </w:rPr>
        <w:t>, MICS-2012, and MICS-2019</w:t>
      </w:r>
      <w:r w:rsidR="007F06B5">
        <w:rPr>
          <w:rFonts w:ascii="Times New Roman" w:hAnsi="Times New Roman" w:cs="Times New Roman"/>
          <w:bCs/>
          <w:sz w:val="24"/>
          <w:szCs w:val="24"/>
        </w:rPr>
        <w:t xml:space="preserve"> respectively</w:t>
      </w:r>
      <w:r w:rsidR="008D6F0B">
        <w:rPr>
          <w:rFonts w:ascii="Times New Roman" w:hAnsi="Times New Roman" w:cs="Times New Roman"/>
          <w:bCs/>
          <w:sz w:val="24"/>
          <w:szCs w:val="24"/>
        </w:rPr>
        <w:t xml:space="preserve"> </w:t>
      </w:r>
      <w:r w:rsidRPr="00891ED5">
        <w:rPr>
          <w:rFonts w:ascii="Times New Roman" w:hAnsi="Times New Roman" w:cs="Times New Roman"/>
          <w:bCs/>
          <w:sz w:val="24"/>
          <w:szCs w:val="24"/>
        </w:rPr>
        <w:t xml:space="preserve">showed </w:t>
      </w:r>
      <w:ins w:id="503" w:author="Microsoft account" w:date="2021-08-31T22:00:00Z">
        <w:r w:rsidR="00652FC8">
          <w:rPr>
            <w:rFonts w:ascii="Times New Roman" w:hAnsi="Times New Roman" w:cs="Times New Roman"/>
            <w:bCs/>
            <w:sz w:val="24"/>
            <w:szCs w:val="24"/>
          </w:rPr>
          <w:t>higher area under curve than 0.50.</w:t>
        </w:r>
      </w:ins>
      <w:ins w:id="504" w:author="Microsoft account" w:date="2021-08-31T22:01:00Z">
        <w:r w:rsidR="00652FC8">
          <w:rPr>
            <w:rFonts w:ascii="Times New Roman" w:hAnsi="Times New Roman" w:cs="Times New Roman"/>
            <w:bCs/>
            <w:sz w:val="24"/>
            <w:szCs w:val="24"/>
          </w:rPr>
          <w:t xml:space="preserve"> </w:t>
        </w:r>
        <w:r w:rsidR="00652FC8" w:rsidRPr="003F778E">
          <w:rPr>
            <w:rFonts w:ascii="Times New Roman" w:hAnsi="Times New Roman" w:cs="Times New Roman"/>
            <w:bCs/>
            <w:sz w:val="24"/>
            <w:szCs w:val="24"/>
          </w:rPr>
          <w:t>T</w:t>
        </w:r>
      </w:ins>
      <w:del w:id="505" w:author="Microsoft account" w:date="2021-08-31T22:00:00Z">
        <w:r w:rsidRPr="003F778E" w:rsidDel="00652FC8">
          <w:rPr>
            <w:rFonts w:ascii="Times New Roman" w:hAnsi="Times New Roman" w:cs="Times New Roman"/>
            <w:bCs/>
            <w:sz w:val="24"/>
            <w:szCs w:val="24"/>
          </w:rPr>
          <w:delText>a good fit of the data (Figure 4).</w:delText>
        </w:r>
        <w:commentRangeEnd w:id="501"/>
        <w:r w:rsidR="002E1C77" w:rsidRPr="003F778E" w:rsidDel="00652FC8">
          <w:rPr>
            <w:rStyle w:val="CommentReference"/>
            <w:lang w:val="en-GB"/>
          </w:rPr>
          <w:commentReference w:id="501"/>
        </w:r>
      </w:del>
      <w:commentRangeEnd w:id="502"/>
      <w:r w:rsidR="000E585A" w:rsidRPr="003F778E">
        <w:rPr>
          <w:rStyle w:val="CommentReference"/>
          <w:lang w:val="en-GB"/>
        </w:rPr>
        <w:commentReference w:id="502"/>
      </w:r>
      <w:ins w:id="506" w:author="Microsoft account" w:date="2021-08-30T16:25:00Z">
        <w:r w:rsidR="00E4770A" w:rsidRPr="003F778E">
          <w:rPr>
            <w:rFonts w:ascii="Times New Roman" w:hAnsi="Times New Roman" w:cs="Times New Roman"/>
            <w:bCs/>
            <w:sz w:val="24"/>
            <w:szCs w:val="24"/>
          </w:rPr>
          <w:t xml:space="preserve">he output of the </w:t>
        </w:r>
      </w:ins>
      <w:proofErr w:type="spellStart"/>
      <w:ins w:id="507" w:author="Microsoft account" w:date="2021-08-31T22:02:00Z">
        <w:r w:rsidR="000F1D56" w:rsidRPr="003F778E">
          <w:rPr>
            <w:rFonts w:ascii="Times New Roman" w:hAnsi="Times New Roman" w:cs="Times New Roman"/>
            <w:bCs/>
            <w:sz w:val="24"/>
            <w:szCs w:val="24"/>
            <w:rPrChange w:id="508" w:author="Microsoft account" w:date="2021-09-01T12:11:00Z">
              <w:rPr>
                <w:rFonts w:ascii="Times New Roman" w:hAnsi="Times New Roman" w:cs="Times New Roman"/>
                <w:bCs/>
                <w:sz w:val="24"/>
                <w:szCs w:val="24"/>
                <w:highlight w:val="yellow"/>
              </w:rPr>
            </w:rPrChange>
          </w:rPr>
          <w:t>Calibaration</w:t>
        </w:r>
        <w:proofErr w:type="spellEnd"/>
        <w:r w:rsidR="000F1D56" w:rsidRPr="003F778E">
          <w:rPr>
            <w:rFonts w:ascii="Times New Roman" w:hAnsi="Times New Roman" w:cs="Times New Roman"/>
            <w:bCs/>
            <w:sz w:val="24"/>
            <w:szCs w:val="24"/>
            <w:rPrChange w:id="509" w:author="Microsoft account" w:date="2021-09-01T12:11:00Z">
              <w:rPr>
                <w:rFonts w:ascii="Times New Roman" w:hAnsi="Times New Roman" w:cs="Times New Roman"/>
                <w:bCs/>
                <w:sz w:val="24"/>
                <w:szCs w:val="24"/>
                <w:highlight w:val="yellow"/>
              </w:rPr>
            </w:rPrChange>
          </w:rPr>
          <w:t xml:space="preserve"> belt plot</w:t>
        </w:r>
      </w:ins>
      <w:ins w:id="510" w:author="Microsoft account" w:date="2021-08-30T16:25:00Z">
        <w:r w:rsidR="000F1D56" w:rsidRPr="003F778E">
          <w:rPr>
            <w:rFonts w:ascii="Times New Roman" w:hAnsi="Times New Roman" w:cs="Times New Roman"/>
            <w:bCs/>
            <w:sz w:val="24"/>
            <w:szCs w:val="24"/>
            <w:rPrChange w:id="511" w:author="Microsoft account" w:date="2021-09-01T12:11:00Z">
              <w:rPr>
                <w:rFonts w:ascii="Times New Roman" w:hAnsi="Times New Roman" w:cs="Times New Roman"/>
                <w:bCs/>
                <w:sz w:val="24"/>
                <w:szCs w:val="24"/>
                <w:highlight w:val="yellow"/>
              </w:rPr>
            </w:rPrChange>
          </w:rPr>
          <w:t xml:space="preserve"> reports that</w:t>
        </w:r>
        <w:r w:rsidR="00E4770A" w:rsidRPr="003F778E">
          <w:rPr>
            <w:rFonts w:ascii="Times New Roman" w:hAnsi="Times New Roman" w:cs="Times New Roman"/>
            <w:bCs/>
            <w:sz w:val="24"/>
            <w:szCs w:val="24"/>
          </w:rPr>
          <w:t xml:space="preserve"> the p-value </w:t>
        </w:r>
      </w:ins>
      <w:ins w:id="512" w:author="Microsoft account" w:date="2021-08-31T22:03:00Z">
        <w:r w:rsidR="000F1D56" w:rsidRPr="003F778E">
          <w:rPr>
            <w:rFonts w:ascii="Times New Roman" w:hAnsi="Times New Roman" w:cs="Times New Roman"/>
            <w:bCs/>
            <w:sz w:val="24"/>
            <w:szCs w:val="24"/>
            <w:rPrChange w:id="513" w:author="Microsoft account" w:date="2021-09-01T12:11:00Z">
              <w:rPr>
                <w:rFonts w:ascii="Times New Roman" w:hAnsi="Times New Roman" w:cs="Times New Roman"/>
                <w:bCs/>
                <w:sz w:val="24"/>
                <w:szCs w:val="24"/>
                <w:highlight w:val="yellow"/>
              </w:rPr>
            </w:rPrChange>
          </w:rPr>
          <w:t xml:space="preserve">of MICS-2006, MICS-2012 and MICS-2019 were </w:t>
        </w:r>
      </w:ins>
      <w:ins w:id="514" w:author="Microsoft account" w:date="2021-08-30T16:25:00Z">
        <w:r w:rsidR="000F1D56" w:rsidRPr="003F778E">
          <w:rPr>
            <w:rFonts w:ascii="Times New Roman" w:hAnsi="Times New Roman" w:cs="Times New Roman"/>
            <w:bCs/>
            <w:sz w:val="24"/>
            <w:szCs w:val="24"/>
            <w:rPrChange w:id="515" w:author="Microsoft account" w:date="2021-09-01T12:11:00Z">
              <w:rPr>
                <w:rFonts w:ascii="Times New Roman" w:hAnsi="Times New Roman" w:cs="Times New Roman"/>
                <w:bCs/>
                <w:sz w:val="24"/>
                <w:szCs w:val="24"/>
                <w:highlight w:val="yellow"/>
              </w:rPr>
            </w:rPrChange>
          </w:rPr>
          <w:t xml:space="preserve">0.845, 0.680, and </w:t>
        </w:r>
      </w:ins>
      <w:ins w:id="516" w:author="Microsoft account" w:date="2021-08-31T22:04:00Z">
        <w:r w:rsidR="000F1D56" w:rsidRPr="003F778E">
          <w:rPr>
            <w:rFonts w:ascii="Times New Roman" w:hAnsi="Times New Roman" w:cs="Times New Roman"/>
            <w:bCs/>
            <w:sz w:val="24"/>
            <w:szCs w:val="24"/>
            <w:rPrChange w:id="517" w:author="Microsoft account" w:date="2021-09-01T12:11:00Z">
              <w:rPr>
                <w:rFonts w:ascii="Times New Roman" w:hAnsi="Times New Roman" w:cs="Times New Roman"/>
                <w:bCs/>
                <w:sz w:val="24"/>
                <w:szCs w:val="24"/>
                <w:highlight w:val="yellow"/>
              </w:rPr>
            </w:rPrChange>
          </w:rPr>
          <w:t>&lt;0.001</w:t>
        </w:r>
      </w:ins>
      <w:ins w:id="518" w:author="Microsoft account" w:date="2021-08-30T16:25:00Z">
        <w:r w:rsidR="00E4770A" w:rsidRPr="003F778E">
          <w:rPr>
            <w:rFonts w:ascii="Times New Roman" w:hAnsi="Times New Roman" w:cs="Times New Roman"/>
            <w:bCs/>
            <w:sz w:val="24"/>
            <w:szCs w:val="24"/>
          </w:rPr>
          <w:t xml:space="preserve"> </w:t>
        </w:r>
      </w:ins>
      <w:ins w:id="519" w:author="Microsoft account" w:date="2021-08-31T22:04:00Z">
        <w:r w:rsidR="000F1D56" w:rsidRPr="003F778E">
          <w:rPr>
            <w:rFonts w:ascii="Times New Roman" w:hAnsi="Times New Roman" w:cs="Times New Roman"/>
            <w:bCs/>
            <w:sz w:val="24"/>
            <w:szCs w:val="24"/>
            <w:rPrChange w:id="520" w:author="Microsoft account" w:date="2021-09-01T12:11:00Z">
              <w:rPr>
                <w:rFonts w:ascii="Times New Roman" w:hAnsi="Times New Roman" w:cs="Times New Roman"/>
                <w:bCs/>
                <w:sz w:val="24"/>
                <w:szCs w:val="24"/>
                <w:highlight w:val="yellow"/>
              </w:rPr>
            </w:rPrChange>
          </w:rPr>
          <w:t>which</w:t>
        </w:r>
      </w:ins>
      <w:ins w:id="521" w:author="Microsoft account" w:date="2021-08-30T16:25:00Z">
        <w:r w:rsidR="00E4770A" w:rsidRPr="003F778E">
          <w:rPr>
            <w:rFonts w:ascii="Times New Roman" w:hAnsi="Times New Roman" w:cs="Times New Roman"/>
            <w:bCs/>
            <w:sz w:val="24"/>
            <w:szCs w:val="24"/>
          </w:rPr>
          <w:t xml:space="preserve"> suggest that the hypothesis of good calibration is not rejecte</w:t>
        </w:r>
      </w:ins>
      <w:ins w:id="522" w:author="Microsoft account" w:date="2021-08-31T22:05:00Z">
        <w:r w:rsidR="000F1D56" w:rsidRPr="003F778E">
          <w:rPr>
            <w:rFonts w:ascii="Times New Roman" w:hAnsi="Times New Roman" w:cs="Times New Roman"/>
            <w:bCs/>
            <w:sz w:val="24"/>
            <w:szCs w:val="24"/>
          </w:rPr>
          <w:t xml:space="preserve">d in MICS-2006 and MICS-2012 model but the calibration is not good for </w:t>
        </w:r>
      </w:ins>
      <w:ins w:id="523" w:author="Microsoft account" w:date="2021-08-31T22:06:00Z">
        <w:r w:rsidR="000F1D56" w:rsidRPr="003F778E">
          <w:rPr>
            <w:rFonts w:ascii="Times New Roman" w:hAnsi="Times New Roman" w:cs="Times New Roman"/>
            <w:bCs/>
            <w:sz w:val="24"/>
            <w:szCs w:val="24"/>
          </w:rPr>
          <w:t>MICS-2019.</w:t>
        </w:r>
      </w:ins>
      <w:ins w:id="524" w:author="Microsoft account" w:date="2021-08-31T22:05:00Z">
        <w:r w:rsidR="000F1D56" w:rsidRPr="003F778E">
          <w:rPr>
            <w:rFonts w:ascii="Times New Roman" w:hAnsi="Times New Roman" w:cs="Times New Roman"/>
            <w:bCs/>
            <w:sz w:val="24"/>
            <w:szCs w:val="24"/>
          </w:rPr>
          <w:t xml:space="preserve"> </w:t>
        </w:r>
      </w:ins>
      <w:ins w:id="525" w:author="Microsoft account" w:date="2021-08-31T22:11:00Z">
        <w:r w:rsidR="00884A6F" w:rsidRPr="003F778E">
          <w:rPr>
            <w:rFonts w:ascii="Times New Roman" w:hAnsi="Times New Roman" w:cs="Times New Roman"/>
            <w:bCs/>
            <w:sz w:val="24"/>
            <w:szCs w:val="24"/>
            <w:rPrChange w:id="526" w:author="Microsoft account" w:date="2021-09-01T12:11:00Z">
              <w:rPr>
                <w:rFonts w:ascii="Times New Roman" w:hAnsi="Times New Roman" w:cs="Times New Roman"/>
                <w:bCs/>
                <w:sz w:val="24"/>
                <w:szCs w:val="24"/>
                <w:highlight w:val="yellow"/>
              </w:rPr>
            </w:rPrChange>
          </w:rPr>
          <w:t xml:space="preserve">According to </w:t>
        </w:r>
      </w:ins>
      <w:ins w:id="527" w:author="Microsoft account" w:date="2021-08-30T19:34:00Z">
        <w:r w:rsidR="00884A6F" w:rsidRPr="003F778E">
          <w:rPr>
            <w:rFonts w:ascii="Times New Roman" w:hAnsi="Times New Roman" w:cs="Times New Roman"/>
            <w:bCs/>
            <w:sz w:val="24"/>
            <w:szCs w:val="24"/>
            <w:rPrChange w:id="528" w:author="Microsoft account" w:date="2021-09-01T12:11:00Z">
              <w:rPr>
                <w:rFonts w:ascii="Times New Roman" w:hAnsi="Times New Roman" w:cs="Times New Roman"/>
                <w:bCs/>
                <w:sz w:val="24"/>
                <w:szCs w:val="24"/>
                <w:highlight w:val="yellow"/>
              </w:rPr>
            </w:rPrChange>
          </w:rPr>
          <w:t>Hosmer-</w:t>
        </w:r>
        <w:proofErr w:type="spellStart"/>
        <w:r w:rsidR="00884A6F" w:rsidRPr="003F778E">
          <w:rPr>
            <w:rFonts w:ascii="Times New Roman" w:hAnsi="Times New Roman" w:cs="Times New Roman"/>
            <w:bCs/>
            <w:sz w:val="24"/>
            <w:szCs w:val="24"/>
            <w:rPrChange w:id="529" w:author="Microsoft account" w:date="2021-09-01T12:11:00Z">
              <w:rPr>
                <w:rFonts w:ascii="Times New Roman" w:hAnsi="Times New Roman" w:cs="Times New Roman"/>
                <w:bCs/>
                <w:sz w:val="24"/>
                <w:szCs w:val="24"/>
                <w:highlight w:val="yellow"/>
              </w:rPr>
            </w:rPrChange>
          </w:rPr>
          <w:t>Lemeshow</w:t>
        </w:r>
        <w:proofErr w:type="spellEnd"/>
        <w:r w:rsidR="00884A6F" w:rsidRPr="003F778E">
          <w:rPr>
            <w:rFonts w:ascii="Times New Roman" w:hAnsi="Times New Roman" w:cs="Times New Roman"/>
            <w:bCs/>
            <w:sz w:val="24"/>
            <w:szCs w:val="24"/>
            <w:rPrChange w:id="530" w:author="Microsoft account" w:date="2021-09-01T12:11:00Z">
              <w:rPr>
                <w:rFonts w:ascii="Times New Roman" w:hAnsi="Times New Roman" w:cs="Times New Roman"/>
                <w:bCs/>
                <w:sz w:val="24"/>
                <w:szCs w:val="24"/>
                <w:highlight w:val="yellow"/>
              </w:rPr>
            </w:rPrChange>
          </w:rPr>
          <w:t xml:space="preserve"> chi-squared and </w:t>
        </w:r>
        <w:r w:rsidR="00915022" w:rsidRPr="003F778E">
          <w:rPr>
            <w:rFonts w:ascii="Times New Roman" w:hAnsi="Times New Roman" w:cs="Times New Roman"/>
            <w:bCs/>
            <w:sz w:val="24"/>
            <w:szCs w:val="24"/>
          </w:rPr>
          <w:t xml:space="preserve">p-value </w:t>
        </w:r>
      </w:ins>
      <w:ins w:id="531" w:author="Microsoft account" w:date="2021-08-31T22:11:00Z">
        <w:r w:rsidR="00310D6D" w:rsidRPr="003F778E">
          <w:rPr>
            <w:rFonts w:ascii="Times New Roman" w:hAnsi="Times New Roman" w:cs="Times New Roman"/>
            <w:bCs/>
            <w:sz w:val="24"/>
            <w:szCs w:val="24"/>
            <w:rPrChange w:id="532" w:author="Microsoft account" w:date="2021-09-01T12:11:00Z">
              <w:rPr>
                <w:rFonts w:ascii="Times New Roman" w:hAnsi="Times New Roman" w:cs="Times New Roman"/>
                <w:bCs/>
                <w:sz w:val="24"/>
                <w:szCs w:val="24"/>
                <w:highlight w:val="yellow"/>
              </w:rPr>
            </w:rPrChange>
          </w:rPr>
          <w:t xml:space="preserve">the </w:t>
        </w:r>
      </w:ins>
      <w:ins w:id="533" w:author="Microsoft account" w:date="2021-08-31T22:12:00Z">
        <w:r w:rsidR="00310D6D" w:rsidRPr="003F778E">
          <w:rPr>
            <w:rFonts w:ascii="Times New Roman" w:hAnsi="Times New Roman" w:cs="Times New Roman"/>
            <w:bCs/>
            <w:sz w:val="24"/>
            <w:szCs w:val="24"/>
            <w:rPrChange w:id="534" w:author="Microsoft account" w:date="2021-09-01T12:11:00Z">
              <w:rPr>
                <w:rFonts w:ascii="Times New Roman" w:hAnsi="Times New Roman" w:cs="Times New Roman"/>
                <w:bCs/>
                <w:sz w:val="24"/>
                <w:szCs w:val="24"/>
                <w:highlight w:val="yellow"/>
              </w:rPr>
            </w:rPrChange>
          </w:rPr>
          <w:t>MICS-2006 model fitted best following MICS-2012 and MICS-2019</w:t>
        </w:r>
      </w:ins>
      <w:ins w:id="535" w:author="Microsoft account" w:date="2021-08-30T19:34:00Z">
        <w:r w:rsidR="00915022" w:rsidRPr="003F778E">
          <w:rPr>
            <w:rFonts w:ascii="Times New Roman" w:hAnsi="Times New Roman" w:cs="Times New Roman"/>
            <w:bCs/>
            <w:sz w:val="24"/>
            <w:szCs w:val="24"/>
          </w:rPr>
          <w:t>.</w:t>
        </w:r>
      </w:ins>
      <w:ins w:id="536" w:author="Microsoft account" w:date="2021-08-31T22:13:00Z">
        <w:r w:rsidR="00310D6D" w:rsidRPr="003F778E">
          <w:rPr>
            <w:rFonts w:ascii="Times New Roman" w:hAnsi="Times New Roman" w:cs="Times New Roman"/>
            <w:bCs/>
            <w:sz w:val="24"/>
            <w:szCs w:val="24"/>
          </w:rPr>
          <w:t xml:space="preserve"> Figure 4 also illustrate a classification </w:t>
        </w:r>
      </w:ins>
      <w:ins w:id="537" w:author="Microsoft account" w:date="2021-08-30T19:45:00Z">
        <w:r w:rsidR="00B227D7" w:rsidRPr="003F778E">
          <w:rPr>
            <w:rFonts w:ascii="Times New Roman" w:hAnsi="Times New Roman" w:cs="Times New Roman"/>
            <w:bCs/>
            <w:sz w:val="24"/>
            <w:szCs w:val="24"/>
          </w:rPr>
          <w:t>plots</w:t>
        </w:r>
      </w:ins>
      <w:ins w:id="538" w:author="Microsoft account" w:date="2021-08-31T22:13:00Z">
        <w:r w:rsidR="00310D6D" w:rsidRPr="003F778E">
          <w:rPr>
            <w:rFonts w:ascii="Times New Roman" w:hAnsi="Times New Roman" w:cs="Times New Roman"/>
            <w:bCs/>
            <w:sz w:val="24"/>
            <w:szCs w:val="24"/>
            <w:rPrChange w:id="539" w:author="Microsoft account" w:date="2021-09-01T12:11:00Z">
              <w:rPr>
                <w:rFonts w:ascii="Times New Roman" w:hAnsi="Times New Roman" w:cs="Times New Roman"/>
                <w:bCs/>
                <w:sz w:val="24"/>
                <w:szCs w:val="24"/>
                <w:highlight w:val="yellow"/>
              </w:rPr>
            </w:rPrChange>
          </w:rPr>
          <w:t xml:space="preserve"> which</w:t>
        </w:r>
      </w:ins>
      <w:ins w:id="540" w:author="Microsoft account" w:date="2021-08-30T19:45:00Z">
        <w:r w:rsidR="00B227D7" w:rsidRPr="003F778E">
          <w:rPr>
            <w:rFonts w:ascii="Times New Roman" w:hAnsi="Times New Roman" w:cs="Times New Roman"/>
            <w:bCs/>
            <w:sz w:val="24"/>
            <w:szCs w:val="24"/>
          </w:rPr>
          <w:t xml:space="preserve"> </w:t>
        </w:r>
        <w:r w:rsidR="00310D6D" w:rsidRPr="003F778E">
          <w:rPr>
            <w:rFonts w:ascii="Times New Roman" w:hAnsi="Times New Roman" w:cs="Times New Roman"/>
            <w:bCs/>
            <w:sz w:val="24"/>
            <w:szCs w:val="24"/>
            <w:rPrChange w:id="541" w:author="Microsoft account" w:date="2021-09-01T12:11:00Z">
              <w:rPr>
                <w:rFonts w:ascii="Times New Roman" w:hAnsi="Times New Roman" w:cs="Times New Roman"/>
                <w:bCs/>
                <w:sz w:val="24"/>
                <w:szCs w:val="24"/>
                <w:highlight w:val="yellow"/>
              </w:rPr>
            </w:rPrChange>
          </w:rPr>
          <w:t>intersect</w:t>
        </w:r>
        <w:r w:rsidR="00B227D7" w:rsidRPr="003F778E">
          <w:rPr>
            <w:rFonts w:ascii="Times New Roman" w:hAnsi="Times New Roman" w:cs="Times New Roman"/>
            <w:bCs/>
            <w:sz w:val="24"/>
            <w:szCs w:val="24"/>
          </w:rPr>
          <w:t xml:space="preserve"> se</w:t>
        </w:r>
        <w:r w:rsidR="00310D6D" w:rsidRPr="003F778E">
          <w:rPr>
            <w:rFonts w:ascii="Times New Roman" w:hAnsi="Times New Roman" w:cs="Times New Roman"/>
            <w:bCs/>
            <w:sz w:val="24"/>
            <w:szCs w:val="24"/>
            <w:rPrChange w:id="542" w:author="Microsoft account" w:date="2021-09-01T12:11:00Z">
              <w:rPr>
                <w:rFonts w:ascii="Times New Roman" w:hAnsi="Times New Roman" w:cs="Times New Roman"/>
                <w:bCs/>
                <w:sz w:val="24"/>
                <w:szCs w:val="24"/>
                <w:highlight w:val="yellow"/>
              </w:rPr>
            </w:rPrChange>
          </w:rPr>
          <w:t>nsitivity and specificity in a probability cutoff</w:t>
        </w:r>
      </w:ins>
      <w:ins w:id="543" w:author="Microsoft account" w:date="2021-08-31T22:15:00Z">
        <w:r w:rsidR="00310D6D" w:rsidRPr="003F778E">
          <w:rPr>
            <w:rFonts w:ascii="Times New Roman" w:hAnsi="Times New Roman" w:cs="Times New Roman"/>
            <w:bCs/>
            <w:sz w:val="24"/>
            <w:szCs w:val="24"/>
            <w:rPrChange w:id="544" w:author="Microsoft account" w:date="2021-09-01T12:11:00Z">
              <w:rPr>
                <w:rFonts w:ascii="Times New Roman" w:hAnsi="Times New Roman" w:cs="Times New Roman"/>
                <w:bCs/>
                <w:sz w:val="24"/>
                <w:szCs w:val="24"/>
                <w:highlight w:val="yellow"/>
              </w:rPr>
            </w:rPrChange>
          </w:rPr>
          <w:t xml:space="preserve"> value</w:t>
        </w:r>
      </w:ins>
      <w:ins w:id="545" w:author="Microsoft account" w:date="2021-08-30T19:45:00Z">
        <w:r w:rsidR="00B227D7" w:rsidRPr="003F778E">
          <w:rPr>
            <w:rFonts w:ascii="Times New Roman" w:hAnsi="Times New Roman" w:cs="Times New Roman"/>
            <w:bCs/>
            <w:sz w:val="24"/>
            <w:szCs w:val="24"/>
          </w:rPr>
          <w:t xml:space="preserve">. </w:t>
        </w:r>
        <w:r w:rsidR="002978EF" w:rsidRPr="003F778E">
          <w:rPr>
            <w:rFonts w:ascii="Times New Roman" w:hAnsi="Times New Roman" w:cs="Times New Roman"/>
            <w:bCs/>
            <w:sz w:val="24"/>
            <w:szCs w:val="24"/>
            <w:rPrChange w:id="546" w:author="Microsoft account" w:date="2021-09-01T12:11:00Z">
              <w:rPr>
                <w:rFonts w:ascii="Times New Roman" w:hAnsi="Times New Roman" w:cs="Times New Roman"/>
                <w:bCs/>
                <w:sz w:val="24"/>
                <w:szCs w:val="24"/>
                <w:highlight w:val="yellow"/>
              </w:rPr>
            </w:rPrChange>
          </w:rPr>
          <w:t>The intersect</w:t>
        </w:r>
      </w:ins>
      <w:ins w:id="547" w:author="Microsoft account" w:date="2021-08-31T22:18:00Z">
        <w:r w:rsidR="002978EF" w:rsidRPr="003F778E">
          <w:rPr>
            <w:rFonts w:ascii="Times New Roman" w:hAnsi="Times New Roman" w:cs="Times New Roman"/>
            <w:bCs/>
            <w:sz w:val="24"/>
            <w:szCs w:val="24"/>
            <w:rPrChange w:id="548" w:author="Microsoft account" w:date="2021-09-01T12:11:00Z">
              <w:rPr>
                <w:rFonts w:ascii="Times New Roman" w:hAnsi="Times New Roman" w:cs="Times New Roman"/>
                <w:bCs/>
                <w:sz w:val="24"/>
                <w:szCs w:val="24"/>
                <w:highlight w:val="yellow"/>
              </w:rPr>
            </w:rPrChange>
          </w:rPr>
          <w:t xml:space="preserve"> point</w:t>
        </w:r>
      </w:ins>
      <w:ins w:id="549" w:author="Microsoft account" w:date="2021-08-30T19:45:00Z">
        <w:r w:rsidR="00B227D7" w:rsidRPr="003F778E">
          <w:rPr>
            <w:rFonts w:ascii="Times New Roman" w:hAnsi="Times New Roman" w:cs="Times New Roman"/>
            <w:bCs/>
            <w:sz w:val="24"/>
            <w:szCs w:val="24"/>
          </w:rPr>
          <w:t xml:space="preserve"> is equivalent to classification </w:t>
        </w:r>
      </w:ins>
      <w:ins w:id="550" w:author="Microsoft account" w:date="2021-08-31T22:15:00Z">
        <w:r w:rsidR="00310D6D" w:rsidRPr="003F778E">
          <w:rPr>
            <w:rFonts w:ascii="Times New Roman" w:hAnsi="Times New Roman" w:cs="Times New Roman"/>
            <w:bCs/>
            <w:sz w:val="24"/>
            <w:szCs w:val="24"/>
            <w:rPrChange w:id="551" w:author="Microsoft account" w:date="2021-09-01T12:11:00Z">
              <w:rPr>
                <w:rFonts w:ascii="Times New Roman" w:hAnsi="Times New Roman" w:cs="Times New Roman"/>
                <w:bCs/>
                <w:sz w:val="24"/>
                <w:szCs w:val="24"/>
                <w:highlight w:val="yellow"/>
              </w:rPr>
            </w:rPrChange>
          </w:rPr>
          <w:t>accuracy of the model</w:t>
        </w:r>
      </w:ins>
      <w:ins w:id="552" w:author="Microsoft account" w:date="2021-08-30T19:45:00Z">
        <w:r w:rsidR="00310D6D" w:rsidRPr="003F778E">
          <w:rPr>
            <w:rFonts w:ascii="Times New Roman" w:hAnsi="Times New Roman" w:cs="Times New Roman"/>
            <w:bCs/>
            <w:sz w:val="24"/>
            <w:szCs w:val="24"/>
            <w:rPrChange w:id="553" w:author="Microsoft account" w:date="2021-09-01T12:11:00Z">
              <w:rPr>
                <w:rFonts w:ascii="Times New Roman" w:hAnsi="Times New Roman" w:cs="Times New Roman"/>
                <w:bCs/>
                <w:sz w:val="24"/>
                <w:szCs w:val="24"/>
                <w:highlight w:val="yellow"/>
              </w:rPr>
            </w:rPrChange>
          </w:rPr>
          <w:t xml:space="preserve">. </w:t>
        </w:r>
      </w:ins>
      <w:ins w:id="554" w:author="Microsoft account" w:date="2021-08-31T22:15:00Z">
        <w:r w:rsidR="00310D6D" w:rsidRPr="003F778E">
          <w:rPr>
            <w:rFonts w:ascii="Times New Roman" w:hAnsi="Times New Roman" w:cs="Times New Roman"/>
            <w:bCs/>
            <w:sz w:val="24"/>
            <w:szCs w:val="24"/>
          </w:rPr>
          <w:t>The classification accuracy of</w:t>
        </w:r>
      </w:ins>
      <w:ins w:id="555" w:author="Microsoft account" w:date="2021-08-31T22:16:00Z">
        <w:r w:rsidR="00310D6D" w:rsidRPr="003F778E">
          <w:rPr>
            <w:rFonts w:ascii="Times New Roman" w:hAnsi="Times New Roman" w:cs="Times New Roman"/>
            <w:bCs/>
            <w:sz w:val="24"/>
            <w:szCs w:val="24"/>
            <w:rPrChange w:id="556" w:author="Microsoft account" w:date="2021-09-01T12:11:00Z">
              <w:rPr>
                <w:rFonts w:ascii="Times New Roman" w:hAnsi="Times New Roman" w:cs="Times New Roman"/>
                <w:bCs/>
                <w:sz w:val="24"/>
                <w:szCs w:val="24"/>
                <w:highlight w:val="yellow"/>
              </w:rPr>
            </w:rPrChange>
          </w:rPr>
          <w:t xml:space="preserve"> MICS-2006, MICS-2012 and MICS-2019 were 59.92%, 66.97%, and 63.03</w:t>
        </w:r>
        <w:r w:rsidR="00310D6D" w:rsidRPr="003F778E">
          <w:rPr>
            <w:rFonts w:ascii="Times New Roman" w:hAnsi="Times New Roman" w:cs="Times New Roman"/>
            <w:bCs/>
            <w:sz w:val="24"/>
            <w:szCs w:val="24"/>
          </w:rPr>
          <w:t>%, respectively</w:t>
        </w:r>
      </w:ins>
      <w:ins w:id="557" w:author="Microsoft account" w:date="2021-08-31T22:17:00Z">
        <w:r w:rsidR="002978EF" w:rsidRPr="003F778E">
          <w:rPr>
            <w:rFonts w:ascii="Times New Roman" w:hAnsi="Times New Roman" w:cs="Times New Roman"/>
            <w:bCs/>
            <w:sz w:val="24"/>
            <w:szCs w:val="24"/>
          </w:rPr>
          <w:t xml:space="preserve"> </w:t>
        </w:r>
      </w:ins>
      <w:ins w:id="558" w:author="Microsoft account" w:date="2021-08-31T22:18:00Z">
        <w:r w:rsidR="002978EF" w:rsidRPr="003F778E">
          <w:rPr>
            <w:rFonts w:ascii="Times New Roman" w:hAnsi="Times New Roman" w:cs="Times New Roman"/>
            <w:bCs/>
            <w:sz w:val="24"/>
            <w:szCs w:val="24"/>
          </w:rPr>
          <w:t>(Table 4)</w:t>
        </w:r>
      </w:ins>
      <w:ins w:id="559" w:author="Microsoft account" w:date="2021-08-31T22:16:00Z">
        <w:r w:rsidR="00310D6D" w:rsidRPr="003F778E">
          <w:rPr>
            <w:rFonts w:ascii="Times New Roman" w:hAnsi="Times New Roman" w:cs="Times New Roman"/>
            <w:bCs/>
            <w:sz w:val="24"/>
            <w:szCs w:val="24"/>
          </w:rPr>
          <w:t>.</w:t>
        </w:r>
      </w:ins>
    </w:p>
    <w:p w14:paraId="28880F7E" w14:textId="77777777" w:rsidR="00182FA3" w:rsidRPr="00B36F30" w:rsidRDefault="00182FA3" w:rsidP="00067FD0">
      <w:pPr>
        <w:spacing w:after="0" w:line="480" w:lineRule="auto"/>
        <w:rPr>
          <w:rFonts w:ascii="Times New Roman" w:hAnsi="Times New Roman" w:cs="Times New Roman"/>
          <w:b/>
          <w:bCs/>
          <w:sz w:val="24"/>
          <w:szCs w:val="24"/>
        </w:rPr>
      </w:pPr>
      <w:commentRangeStart w:id="560"/>
      <w:r w:rsidRPr="00B36F30">
        <w:rPr>
          <w:rFonts w:ascii="Times New Roman" w:hAnsi="Times New Roman" w:cs="Times New Roman"/>
          <w:b/>
          <w:bCs/>
          <w:sz w:val="24"/>
          <w:szCs w:val="24"/>
        </w:rPr>
        <w:t>Discussion:</w:t>
      </w:r>
      <w:commentRangeEnd w:id="560"/>
      <w:r w:rsidR="00935F15">
        <w:rPr>
          <w:rStyle w:val="CommentReference"/>
          <w:lang w:val="en-GB"/>
        </w:rPr>
        <w:commentReference w:id="560"/>
      </w:r>
    </w:p>
    <w:p w14:paraId="1056CA5F" w14:textId="6C4EFEB5" w:rsidR="001722BD" w:rsidRDefault="00CB0978" w:rsidP="00067FD0">
      <w:pPr>
        <w:spacing w:after="0" w:line="480" w:lineRule="auto"/>
        <w:rPr>
          <w:ins w:id="561" w:author="Microsoft account" w:date="2021-08-31T00:16:00Z"/>
          <w:rFonts w:ascii="Times New Roman" w:hAnsi="Times New Roman" w:cs="Times New Roman"/>
          <w:sz w:val="24"/>
          <w:szCs w:val="24"/>
        </w:rPr>
      </w:pPr>
      <w:ins w:id="562" w:author="Microsoft account" w:date="2021-09-01T12:09:00Z">
        <w:r w:rsidRPr="00CB0978">
          <w:rPr>
            <w:rFonts w:ascii="Times New Roman" w:hAnsi="Times New Roman" w:cs="Times New Roman"/>
            <w:sz w:val="24"/>
            <w:szCs w:val="24"/>
          </w:rPr>
          <w:t>We investigated the knowledge and level of consciousness about HIV/AIDS among sexually active women of Bangladesh.</w:t>
        </w:r>
        <w:r>
          <w:rPr>
            <w:rFonts w:ascii="Times New Roman" w:hAnsi="Times New Roman" w:cs="Times New Roman"/>
            <w:sz w:val="24"/>
            <w:szCs w:val="24"/>
          </w:rPr>
          <w:t xml:space="preserve"> </w:t>
        </w:r>
      </w:ins>
      <w:commentRangeStart w:id="563"/>
      <w:del w:id="564" w:author="Microsoft account" w:date="2021-09-01T12:09:00Z">
        <w:r w:rsidR="00182FA3" w:rsidRPr="00B36F30" w:rsidDel="00CB0978">
          <w:rPr>
            <w:rFonts w:ascii="Times New Roman" w:hAnsi="Times New Roman" w:cs="Times New Roman"/>
            <w:sz w:val="24"/>
            <w:szCs w:val="24"/>
          </w:rPr>
          <w:delText>Though the prevalence of HIV in Bangladesh is still low</w:delText>
        </w:r>
        <w:commentRangeEnd w:id="563"/>
        <w:r w:rsidR="00407EF0" w:rsidDel="00CB0978">
          <w:rPr>
            <w:rStyle w:val="CommentReference"/>
            <w:lang w:val="en-GB"/>
          </w:rPr>
          <w:commentReference w:id="563"/>
        </w:r>
        <w:r w:rsidR="00182FA3" w:rsidRPr="00B36F30" w:rsidDel="00CB0978">
          <w:rPr>
            <w:rFonts w:ascii="Times New Roman" w:hAnsi="Times New Roman" w:cs="Times New Roman"/>
            <w:sz w:val="24"/>
            <w:szCs w:val="24"/>
          </w:rPr>
          <w:delText xml:space="preserve">, but the determinants used in this study need to be enumerated to barrage HIV. </w:delText>
        </w:r>
      </w:del>
      <w:r w:rsidR="00182FA3" w:rsidRPr="00B36F30">
        <w:rPr>
          <w:rFonts w:ascii="Times New Roman" w:hAnsi="Times New Roman" w:cs="Times New Roman"/>
          <w:sz w:val="24"/>
          <w:szCs w:val="24"/>
        </w:rPr>
        <w:t>This study identified some socio-demographic and background determinants of HIV awareness such as age, residence type, level of education, wealth index, and so on.</w:t>
      </w:r>
      <w:del w:id="565" w:author="Microsoft account" w:date="2021-08-31T22:20:00Z">
        <w:r w:rsidR="00182FA3" w:rsidRPr="00B36F30" w:rsidDel="00D04611">
          <w:rPr>
            <w:rFonts w:ascii="Times New Roman" w:hAnsi="Times New Roman" w:cs="Times New Roman"/>
            <w:sz w:val="24"/>
            <w:szCs w:val="24"/>
          </w:rPr>
          <w:delText xml:space="preserve"> </w:delText>
        </w:r>
      </w:del>
    </w:p>
    <w:p w14:paraId="6449A9B9" w14:textId="34687A7A" w:rsidR="001722BD" w:rsidRPr="00896431" w:rsidRDefault="00F44162" w:rsidP="00067FD0">
      <w:pPr>
        <w:spacing w:after="0" w:line="480" w:lineRule="auto"/>
        <w:rPr>
          <w:rPrChange w:id="566" w:author="Microsoft account" w:date="2021-09-01T12:07:00Z">
            <w:rPr>
              <w:rFonts w:ascii="Times New Roman" w:hAnsi="Times New Roman" w:cs="Times New Roman"/>
              <w:sz w:val="24"/>
              <w:szCs w:val="24"/>
            </w:rPr>
          </w:rPrChange>
        </w:rPr>
      </w:pPr>
      <w:ins w:id="567" w:author="Microsoft account" w:date="2021-08-31T22:37:00Z">
        <w:r w:rsidRPr="00F44162">
          <w:rPr>
            <w:rFonts w:ascii="Times New Roman" w:hAnsi="Times New Roman" w:cs="Times New Roman"/>
            <w:sz w:val="24"/>
            <w:szCs w:val="24"/>
          </w:rPr>
          <w:t xml:space="preserve">We investigated the knowledge and level of consciousness about HIV/AIDS among sexually active women of Bangladesh. We observed that a </w:t>
        </w:r>
        <w:r>
          <w:rPr>
            <w:rFonts w:ascii="Times New Roman" w:hAnsi="Times New Roman" w:cs="Times New Roman"/>
            <w:sz w:val="24"/>
            <w:szCs w:val="24"/>
          </w:rPr>
          <w:t>large portion of the women (58.69</w:t>
        </w:r>
        <w:r w:rsidRPr="00F44162">
          <w:rPr>
            <w:rFonts w:ascii="Times New Roman" w:hAnsi="Times New Roman" w:cs="Times New Roman"/>
            <w:sz w:val="24"/>
            <w:szCs w:val="24"/>
          </w:rPr>
          <w:t xml:space="preserve">%) had high score regarding HIV-related knowledge and </w:t>
        </w:r>
      </w:ins>
      <w:moveToRangeStart w:id="568" w:author="Microsoft account" w:date="2021-08-31T00:15:00Z" w:name="move81261375"/>
      <w:commentRangeStart w:id="569"/>
      <w:commentRangeStart w:id="570"/>
      <w:moveTo w:id="571" w:author="Microsoft account" w:date="2021-08-31T00:15:00Z">
        <w:del w:id="572" w:author="Microsoft account" w:date="2021-08-31T22:38:00Z">
          <w:r w:rsidR="001722BD" w:rsidRPr="00B36F30" w:rsidDel="00F44162">
            <w:rPr>
              <w:rFonts w:ascii="Times New Roman" w:hAnsi="Times New Roman" w:cs="Times New Roman"/>
              <w:sz w:val="24"/>
              <w:szCs w:val="24"/>
            </w:rPr>
            <w:delText>In</w:delText>
          </w:r>
        </w:del>
      </w:moveTo>
      <w:ins w:id="573" w:author="Microsoft account" w:date="2021-08-31T22:38:00Z">
        <w:r w:rsidRPr="00F44162">
          <w:rPr>
            <w:rFonts w:ascii="Times New Roman" w:hAnsi="Times New Roman" w:cs="Times New Roman"/>
            <w:sz w:val="24"/>
            <w:szCs w:val="24"/>
          </w:rPr>
          <w:t>awareness</w:t>
        </w:r>
      </w:ins>
      <w:ins w:id="574" w:author="Microsoft account" w:date="2021-08-31T22:39:00Z">
        <w:r>
          <w:rPr>
            <w:rFonts w:ascii="Times New Roman" w:hAnsi="Times New Roman" w:cs="Times New Roman"/>
            <w:sz w:val="24"/>
            <w:szCs w:val="24"/>
          </w:rPr>
          <w:t xml:space="preserve"> according to latest available MICS data</w:t>
        </w:r>
      </w:ins>
      <w:ins w:id="575" w:author="Microsoft account" w:date="2021-08-31T22:38:00Z">
        <w:r w:rsidRPr="00F44162">
          <w:rPr>
            <w:rFonts w:ascii="Times New Roman" w:hAnsi="Times New Roman" w:cs="Times New Roman"/>
            <w:sz w:val="24"/>
            <w:szCs w:val="24"/>
          </w:rPr>
          <w:t>.</w:t>
        </w:r>
      </w:ins>
      <w:moveTo w:id="576" w:author="Microsoft account" w:date="2021-08-31T00:15:00Z">
        <w:ins w:id="577" w:author="Microsoft account" w:date="2021-08-31T22:38:00Z">
          <w:r w:rsidR="00AC47FD">
            <w:rPr>
              <w:rFonts w:ascii="Times New Roman" w:hAnsi="Times New Roman" w:cs="Times New Roman"/>
              <w:sz w:val="24"/>
              <w:szCs w:val="24"/>
            </w:rPr>
            <w:t xml:space="preserve"> </w:t>
          </w:r>
        </w:ins>
      </w:moveTo>
      <w:ins w:id="578" w:author="Microsoft account" w:date="2021-09-01T11:25:00Z">
        <w:r w:rsidR="00AC47FD">
          <w:rPr>
            <w:rFonts w:ascii="Times New Roman" w:hAnsi="Times New Roman" w:cs="Times New Roman"/>
            <w:sz w:val="24"/>
            <w:szCs w:val="24"/>
          </w:rPr>
          <w:lastRenderedPageBreak/>
          <w:t>T</w:t>
        </w:r>
        <w:r w:rsidR="00AC47FD" w:rsidRPr="00AC47FD">
          <w:rPr>
            <w:rFonts w:ascii="Times New Roman" w:hAnsi="Times New Roman" w:cs="Times New Roman"/>
            <w:sz w:val="24"/>
            <w:szCs w:val="24"/>
          </w:rPr>
          <w:t xml:space="preserve">he figure was lower than that of a comparative study conducted in </w:t>
        </w:r>
      </w:ins>
      <w:moveTo w:id="579" w:author="Microsoft account" w:date="2021-08-31T00:15:00Z">
        <w:del w:id="580" w:author="Microsoft account" w:date="2021-09-01T11:26:00Z">
          <w:r w:rsidR="001722BD" w:rsidRPr="00B36F30" w:rsidDel="00AC47FD">
            <w:rPr>
              <w:rFonts w:ascii="Times New Roman" w:hAnsi="Times New Roman" w:cs="Times New Roman"/>
              <w:sz w:val="24"/>
              <w:szCs w:val="24"/>
            </w:rPr>
            <w:delText xml:space="preserve"> comparison, studies conducted in </w:delText>
          </w:r>
        </w:del>
        <w:r w:rsidR="001722BD" w:rsidRPr="00B36F30">
          <w:rPr>
            <w:rFonts w:ascii="Times New Roman" w:hAnsi="Times New Roman" w:cs="Times New Roman"/>
            <w:sz w:val="24"/>
            <w:szCs w:val="24"/>
          </w:rPr>
          <w:t>13 countries of sub-Saharan Africa</w:t>
        </w:r>
      </w:moveTo>
      <w:ins w:id="581" w:author="Microsoft account" w:date="2021-09-01T11:26:00Z">
        <w:r w:rsidR="00AC47FD">
          <w:rPr>
            <w:rFonts w:ascii="Times New Roman" w:hAnsi="Times New Roman" w:cs="Times New Roman"/>
            <w:sz w:val="24"/>
            <w:szCs w:val="24"/>
          </w:rPr>
          <w:t xml:space="preserve">; </w:t>
        </w:r>
        <w:r w:rsidR="00AC47FD" w:rsidRPr="00AC47FD">
          <w:rPr>
            <w:rFonts w:ascii="Times New Roman" w:hAnsi="Times New Roman" w:cs="Times New Roman"/>
            <w:sz w:val="24"/>
            <w:szCs w:val="24"/>
          </w:rPr>
          <w:t>in which DHS data in each country was used;</w:t>
        </w:r>
      </w:ins>
      <w:moveTo w:id="582" w:author="Microsoft account" w:date="2021-08-31T00:15:00Z">
        <w:r w:rsidR="001722BD" w:rsidRPr="00B36F30">
          <w:rPr>
            <w:rFonts w:ascii="Times New Roman" w:hAnsi="Times New Roman" w:cs="Times New Roman"/>
            <w:sz w:val="24"/>
            <w:szCs w:val="24"/>
          </w:rPr>
          <w:t xml:space="preserve"> shows higher level of HIV/AIDS knowledge among the women as those countries experienced HIV pandemic earlier</w:t>
        </w:r>
        <w:r w:rsidR="001722BD" w:rsidRPr="00B36F30">
          <w:rPr>
            <w:rFonts w:ascii="Times New Roman" w:hAnsi="Times New Roman" w:cs="Times New Roman"/>
            <w:sz w:val="24"/>
            <w:szCs w:val="24"/>
          </w:rPr>
          <w:fldChar w:fldCharType="begin" w:fldLock="1"/>
        </w:r>
      </w:moveTo>
      <w:r w:rsidR="00F361FD">
        <w:rPr>
          <w:rFonts w:ascii="Times New Roman" w:hAnsi="Times New Roman" w:cs="Times New Roman"/>
          <w:sz w:val="24"/>
          <w:szCs w:val="24"/>
        </w:rPr>
        <w:instrText>ADDIN CSL_CITATION {"citationItems":[{"id":"ITEM-1","itemData":{"ISSN":"0027-7622","PMID":"27019532","abstract":"The aims of this study were to describe awareness and knowledge of HIV/AIDS among Bangladeshi married women in rural areas and to examine associations between exposure to mass media and their awareness and comprehensive knowledge of HIV/AIDS where mass media has been suggested to be vital sources of information. From the original dataset of the sixth Bangladesh Demographic Health Survey in 2011, the data of 11,570 rural married women aged 15-49 years old were extracted. Logistic regression analyses were performed to estimate odds ratios (ORs) and 95% confidence intervals (CIs). We found that approximately two-thirds of women (63.0%) aged 15-49 years had heard about HIV/AIDS. Exposure to each type of media was significantly associated with awareness of HIV/AIDS. Comparing to those who were not exposed to each of the investigated media, the adjusted ORs of comprehensive knowledge of HIV/AIDS were significantly high for those exposed to newspapers/magazines less than once a week (1.34, 95% CI 1.09-1.65), newspapers/ magazines at least once a week (1.44, 95% CI 1.07-1.94), television at least once a week (1.41, 95% CI 1.18-1.68). It was suggested that television can be utilized to increase awareness and comprehensive knowledge of HIV/AIDS through effective programs. Although the level of exposure was still low, significant associations between exposure to newspapers/magazines and comprehensive knowledge of HIV/AIDS suggested potential of written messages to promote knowledge of HIV/AIDS.","author":[{"dropping-particle":"","family":"Asaduzzaman","given":"Mohammad","non-dropping-particle":"","parse-names":false,"suffix":""},{"dropping-particle":"","family":"Higuchi","given":"Michiyo","non-dropping-particle":"","parse-names":false,"suffix":""},{"dropping-particle":"","family":"Sarker","given":"Mohammad Abul Bashar","non-dropping-particle":"","parse-names":false,"suffix":""},{"dropping-particle":"","family":"Hamajima","given":"Nobuyuki","non-dropping-particle":"","parse-names":false,"suffix":""}],"container-title":"Nagoya journal of medical science","id":"ITEM-1","issue":"1","issued":{"date-parts":[["2016"]]},"page":"109-18","publisher":"Nagoya University School of Medicine/Graduate School of Medicine","title":"Awareness and knowledge of HIV/AIDS among married women in rural Bangladesh and exposure to media: a secondary data analysis of the 2011 Bangladesh Demographic and Health Survey.","type":"article-journal","volume":"78"},"uris":["http://www.mendeley.com/documents/?uuid=7b6c05e9-fd3f-3b30-a388-f7ac22cb343f"]},{"id":"ITEM-2","itemData":{"DOI":"10.1080/17290376.2018.1523022","ISSN":"18134424","PMID":"30249174","abstract":"Women in Bangladesh share a greater risk of Human Immunodeficiency Virus (HIV)/Acquired Immune Deficiency Syndrome (AIDS) infection compared to men. Levels of knowledge and awareness largely contribute to the prevalence of the HIV epidemic and its consequences. So, it is required to conduct studies based on most recent data to explore the determinants of HIV awareness. Therefore, we aimed to find the awareness level and factors influencing HIV related awareness among the married women in Bangladesh. We used data from 2014 Bangladesh Demographic and Health Survey (BDHS). About two-third of total respondents who heard about the HIV/AIDS were selected and interviewed successfully (n = 12,593) about 11 basic questions related to individual’s awareness. A score of the respondent’s knowledge and awareness was determined based on these questions. We used logistic regression models for analysing the data. We found about 62% of the respondents had an adequate knowledge and consciousness about the HIV/AIDS. Respondents’ education status, mass-media access, place of living, and working status played significant role on the awareness. As expected, respondents with higher education were more aware than those with no education (odds ratio (OR) = 3.56, 95% confidence interval (CI): 2.99–4.23). Moreover, respondents who had access to the mass media were more likely to be aware compared to those who did not have the access (OR = 1.14, 95% CI: 1.04–1.26). Although a sizeable proportion of women had an adequate knowledge and awareness regarding the HIV/AIDS, we recommend implementing educational programmes related to HIV/AIDS in the curriculum to ensure a standard level of awareness throughout the nation. Since the respondents from rural areas scored significantly lower than the urban areas, awareness through mass media, particularly in rural areas, is of prime concern for raising awareness.","author":[{"dropping-particle":"","family":"Haque","given":"Md Ashiqul","non-dropping-particle":"","parse-names":false,"suffix":""},{"dropping-particle":"","family":"Hossain","given":"Md Sha Newaj","non-dropping-particle":"","parse-names":false,"suffix":""},{"dropping-particle":"","family":"Chowdhury","given":"Muhammad Abdul Baker","non-dropping-particle":"","parse-names":false,"suffix":""},{"dropping-particle":"","family":"Uddin","given":"Md Jamal","non-dropping-particle":"","parse-names":false,"suffix":""}],"container-title":"Sahara J","id":"ITEM-2","issue":"1","issued":{"date-parts":[["2018","1","1"]]},"page":"121-127","publisher":"Routledge","title":"Factors associated with knowledge and awareness of hiv/aids among married women in bangladesh: Evidence from a nationally representative survey","type":"article-journal","volume":"15"},"uris":["http://www.mendeley.com/documents/?uuid=3e68ad6d-a573-35ff-8eea-d97f0a0c2dee"]}],"mendeley":{"formattedCitation":"&lt;sup&gt;1,29&lt;/sup&gt;","plainTextFormattedCitation":"1,29","previouslyFormattedCitation":"&lt;sup&gt;1,29&lt;/sup&gt;"},"properties":{"noteIndex":0},"schema":"https://github.com/citation-style-language/schema/raw/master/csl-citation.json"}</w:instrText>
      </w:r>
      <w:moveTo w:id="583" w:author="Microsoft account" w:date="2021-08-31T00:15:00Z">
        <w:r w:rsidR="001722BD" w:rsidRPr="00B36F30">
          <w:rPr>
            <w:rFonts w:ascii="Times New Roman" w:hAnsi="Times New Roman" w:cs="Times New Roman"/>
            <w:sz w:val="24"/>
            <w:szCs w:val="24"/>
          </w:rPr>
          <w:fldChar w:fldCharType="separate"/>
        </w:r>
      </w:moveTo>
      <w:r w:rsidR="00254349" w:rsidRPr="00254349">
        <w:rPr>
          <w:rFonts w:ascii="Times New Roman" w:hAnsi="Times New Roman" w:cs="Times New Roman"/>
          <w:noProof/>
          <w:sz w:val="24"/>
          <w:szCs w:val="24"/>
          <w:vertAlign w:val="superscript"/>
        </w:rPr>
        <w:t>1,29</w:t>
      </w:r>
      <w:moveTo w:id="584" w:author="Microsoft account" w:date="2021-08-31T00:15:00Z">
        <w:r w:rsidR="001722BD" w:rsidRPr="00B36F30">
          <w:rPr>
            <w:rFonts w:ascii="Times New Roman" w:hAnsi="Times New Roman" w:cs="Times New Roman"/>
            <w:sz w:val="24"/>
            <w:szCs w:val="24"/>
          </w:rPr>
          <w:fldChar w:fldCharType="end"/>
        </w:r>
        <w:r w:rsidR="001722BD" w:rsidRPr="00B36F30">
          <w:rPr>
            <w:rFonts w:ascii="Times New Roman" w:hAnsi="Times New Roman" w:cs="Times New Roman"/>
            <w:sz w:val="24"/>
            <w:szCs w:val="24"/>
          </w:rPr>
          <w:t xml:space="preserve">. Another study </w:t>
        </w:r>
        <w:r w:rsidR="001722BD" w:rsidRPr="009A5DD9">
          <w:rPr>
            <w:rFonts w:ascii="Times New Roman" w:hAnsi="Times New Roman" w:cs="Times New Roman"/>
            <w:sz w:val="24"/>
            <w:szCs w:val="24"/>
          </w:rPr>
          <w:t xml:space="preserve">shows </w:t>
        </w:r>
        <w:r w:rsidR="001722BD" w:rsidRPr="00B36F30">
          <w:rPr>
            <w:rFonts w:ascii="Times New Roman" w:hAnsi="Times New Roman" w:cs="Times New Roman"/>
            <w:sz w:val="24"/>
            <w:szCs w:val="24"/>
          </w:rPr>
          <w:t>that family planning knowledge among the women has been proved to be effective for preventing HIV transmission</w:t>
        </w:r>
      </w:moveTo>
      <w:ins w:id="585" w:author="Microsoft account" w:date="2021-09-01T10:28:00Z">
        <w:r w:rsidR="00481A09">
          <w:rPr>
            <w:rFonts w:ascii="Times New Roman" w:hAnsi="Times New Roman" w:cs="Times New Roman"/>
            <w:sz w:val="24"/>
            <w:szCs w:val="24"/>
          </w:rPr>
          <w:t xml:space="preserve"> </w:t>
        </w:r>
      </w:ins>
      <w:moveTo w:id="586" w:author="Microsoft account" w:date="2021-08-31T00:15:00Z">
        <w:r w:rsidR="001722BD" w:rsidRPr="00B36F30">
          <w:rPr>
            <w:rFonts w:ascii="Times New Roman" w:hAnsi="Times New Roman" w:cs="Times New Roman"/>
            <w:sz w:val="24"/>
            <w:szCs w:val="24"/>
          </w:rPr>
          <w:fldChar w:fldCharType="begin" w:fldLock="1"/>
        </w:r>
      </w:moveTo>
      <w:r w:rsidR="00F361FD">
        <w:rPr>
          <w:rFonts w:ascii="Times New Roman" w:hAnsi="Times New Roman" w:cs="Times New Roman"/>
          <w:sz w:val="24"/>
          <w:szCs w:val="24"/>
        </w:rPr>
        <w:instrText>ADDIN CSL_CITATION {"citationItems":[{"id":"ITEM-1","itemData":{"DOI":"10.1371/journal.pone.0066593","ISSN":"1932-6203","abstract":"Background:Preventing unintended pregnancies among HIV-positive women through family planning (FP) reduces pregnancy-related morbidity and mortality, decreases the number of pediatric HIV infections, and has also proven to be a cost-effective way to prevent mother-to-child HIV transmission. A key element of a comprehensive HIV prevention agenda, aimed at avoiding unintended pregnancies, is recognizing the attitudes towards FP among HIV-positive women and their spouse or partner. In this study, we analyze FP attitudes among HIV-infected pregnant women enrolled in a PMTCT clinical trial in Western Kenya.Methods and Findings:Baseline data were collected on 522 HIV-positive pregnant women using structured questionnaires. Associations between demographic variables and the future intention to use FP were examined using Fisher's exact tests and permutation tests. Most participants (87%) indicated that they intended to use FP. However, only 8% indicated condoms as a preferred FP method, and 59% of current pregnancies were unintended. Factors associated with positive intentions to use FP were: marital status (p = 0.04), having talked to their spouse or partner about FP (p&lt;0.001), perceived spouse or partner approval of FP (p&lt;0.001), previous use of a FP method (p = 0.006), attitude toward the current pregnancy (p = 0.02), disclosure of a sexually transmitted infection (STI) diagnosis (p = 0.03) and ethnic group (p = 0.03).Conclusion:A significant gap exists between future FP intentions and current FP practices. Support and approval by the spouse or partner are key elements of FP intentions. Counseling services should be offered to both members of a couple to increase FP use, especially given the high number of unplanned pregnancies among HIV-positive women. Condoms should be promoted as part of a dual use method for HIV and STI prevention and for contraception. Integration of individual and couple FP services into routine HIV care, treatment and support services is needed in order to avoid unintended pregnancies and to prevent mother-to-child HIV transmission.","author":[{"dropping-particle":"","family":"Akelo","given":"Victor","non-dropping-particle":"","parse-names":false,"suffix":""},{"dropping-particle":"","family":"Girde","given":"Sonali","non-dropping-particle":"","parse-names":false,"suffix":""},{"dropping-particle":"","family":"Borkowf","given":"Craig B.","non-dropping-particle":"","parse-names":false,"suffix":""},{"dropping-particle":"","family":"Angira","given":"Frank","non-dropping-particle":"","parse-names":false,"suffix":""},{"dropping-particle":"","family":"Achola","given":"Kevin","non-dropping-particle":"","parse-names":false,"suffix":""},{"dropping-particle":"","family":"Lando","given":"Richard","non-dropping-particle":"","parse-names":false,"suffix":""},{"dropping-particle":"","family":"Mills","given":"Lisa A.","non-dropping-particle":"","parse-names":false,"suffix":""},{"dropping-particle":"","family":"Thomas","given":"Timothy K.","non-dropping-particle":"","parse-names":false,"suffix":""},{"dropping-particle":"","family":"Lee Lecher","given":"Shirley","non-dropping-particle":"","parse-names":false,"suffix":""}],"container-title":"PLoS ONE","editor":[{"dropping-particle":"","family":"Thorne","given":"Claire","non-dropping-particle":"","parse-names":false,"suffix":""}],"id":"ITEM-1","issue":"8","issued":{"date-parts":[["2013","8","26"]]},"page":"e66593","publisher":"Public Library of Science","title":"Attitudes toward Family Planning among HIV-Positive Pregnant Women Enrolled in a Prevention of Mother-To-Child Transmission Study in Kisumu, Kenya","type":"article-journal","volume":"8"},"uris":["http://www.mendeley.com/documents/?uuid=c4fe9124-d115-31f6-b38d-522fcd0f2ddb"]}],"mendeley":{"formattedCitation":"&lt;sup&gt;30&lt;/sup&gt;","plainTextFormattedCitation":"30","previouslyFormattedCitation":"&lt;sup&gt;30&lt;/sup&gt;"},"properties":{"noteIndex":0},"schema":"https://github.com/citation-style-language/schema/raw/master/csl-citation.json"}</w:instrText>
      </w:r>
      <w:moveTo w:id="587" w:author="Microsoft account" w:date="2021-08-31T00:15:00Z">
        <w:r w:rsidR="001722BD" w:rsidRPr="00B36F30">
          <w:rPr>
            <w:rFonts w:ascii="Times New Roman" w:hAnsi="Times New Roman" w:cs="Times New Roman"/>
            <w:sz w:val="24"/>
            <w:szCs w:val="24"/>
          </w:rPr>
          <w:fldChar w:fldCharType="separate"/>
        </w:r>
      </w:moveTo>
      <w:r w:rsidR="00254349" w:rsidRPr="00254349">
        <w:rPr>
          <w:rFonts w:ascii="Times New Roman" w:hAnsi="Times New Roman" w:cs="Times New Roman"/>
          <w:noProof/>
          <w:sz w:val="24"/>
          <w:szCs w:val="24"/>
          <w:vertAlign w:val="superscript"/>
        </w:rPr>
        <w:t>30</w:t>
      </w:r>
      <w:moveTo w:id="588" w:author="Microsoft account" w:date="2021-08-31T00:15:00Z">
        <w:r w:rsidR="001722BD" w:rsidRPr="00B36F30">
          <w:rPr>
            <w:rFonts w:ascii="Times New Roman" w:hAnsi="Times New Roman" w:cs="Times New Roman"/>
            <w:sz w:val="24"/>
            <w:szCs w:val="24"/>
          </w:rPr>
          <w:fldChar w:fldCharType="end"/>
        </w:r>
        <w:r w:rsidR="001722BD" w:rsidRPr="00B36F30">
          <w:rPr>
            <w:rFonts w:ascii="Times New Roman" w:hAnsi="Times New Roman" w:cs="Times New Roman"/>
            <w:sz w:val="24"/>
            <w:szCs w:val="24"/>
          </w:rPr>
          <w:t xml:space="preserve">. </w:t>
        </w:r>
        <w:commentRangeEnd w:id="569"/>
        <w:r w:rsidR="001722BD">
          <w:rPr>
            <w:rStyle w:val="CommentReference"/>
            <w:lang w:val="en-GB"/>
          </w:rPr>
          <w:commentReference w:id="569"/>
        </w:r>
      </w:moveTo>
      <w:moveToRangeEnd w:id="568"/>
      <w:commentRangeEnd w:id="570"/>
      <w:r w:rsidR="007D406E">
        <w:rPr>
          <w:rStyle w:val="CommentReference"/>
          <w:lang w:val="en-GB"/>
        </w:rPr>
        <w:commentReference w:id="570"/>
      </w:r>
      <w:ins w:id="589" w:author="Microsoft account" w:date="2021-09-01T11:31:00Z">
        <w:r w:rsidR="00AC47FD" w:rsidRPr="00AC47FD">
          <w:t xml:space="preserve"> </w:t>
        </w:r>
        <w:r w:rsidR="00AC47FD" w:rsidRPr="00AC47FD">
          <w:rPr>
            <w:rFonts w:ascii="Times New Roman" w:hAnsi="Times New Roman" w:cs="Times New Roman"/>
            <w:sz w:val="24"/>
            <w:szCs w:val="24"/>
          </w:rPr>
          <w:t>Many countries used mass communication through mass media to raise awareness of HIV/AIDS</w:t>
        </w:r>
      </w:ins>
      <w:ins w:id="590" w:author="Microsoft account" w:date="2021-09-01T11:38:00Z">
        <w:r w:rsidR="00B26195">
          <w:rPr>
            <w:rFonts w:ascii="Times New Roman" w:hAnsi="Times New Roman" w:cs="Times New Roman"/>
            <w:sz w:val="24"/>
            <w:szCs w:val="24"/>
          </w:rPr>
          <w:t xml:space="preserve"> </w:t>
        </w:r>
        <w:r w:rsidR="00B26195">
          <w:rPr>
            <w:rFonts w:ascii="Times New Roman" w:hAnsi="Times New Roman" w:cs="Times New Roman"/>
            <w:sz w:val="24"/>
            <w:szCs w:val="24"/>
          </w:rPr>
          <w:fldChar w:fldCharType="begin" w:fldLock="1"/>
        </w:r>
      </w:ins>
      <w:r w:rsidR="00B26195">
        <w:rPr>
          <w:rFonts w:ascii="Times New Roman" w:hAnsi="Times New Roman" w:cs="Times New Roman"/>
          <w:sz w:val="24"/>
          <w:szCs w:val="24"/>
        </w:rPr>
        <w:instrText>ADDIN CSL_CITATION {"citationItems":[{"id":"ITEM-1","itemData":{"PMID":"27019532","abstract":"The aims of this study were to describe awareness and knowledge of HIV/AIDS among Bangladeshi married women in rural areas and to examine associations between exposure to mass media and their awareness and comprehensive knowledge of HIV/AIDS where mass media has been suggested to be vital sources of information. From the original dataset of the sixth Bangladesh Demographic Health Survey in 2011, the data of 11,570 rural married women aged 15-49 years old were extracted. Logistic regression analyses were performed to estimate odds ratios (ORs) and 95% confidence intervals (CIs). We found that approximately two-thirds of women (63.0%) aged 15-49 years had heard about HIV/AIDS. Exposure to each type of media was significantly associated with awareness of HIV/AIDS. Comparing to those who were not exposed to each of the investigated media, the adjusted ORs of comprehensive knowledge of HIV/AIDS were significantly high for those exposed to newspapers/magazines less than once a week (1.34, 95% CI 1.09-1.65), newspapers/ magazines at least once a week (1.44, 95% CI 1.07-1.94), television at least once a week (1.41, 95% CI 1.18-1.68). It was suggested that television can be utilized to increase awareness and comprehensive knowledge of HIV/AIDS through effective programs. Although the level of exposure was still low, significant associations between exposure to newspapers/magazines and comprehensive knowledge of HIV/AIDS suggested potential of written messages to promote knowledge of HIV/AIDS.","author":[{"dropping-particle":"","family":"Asaduzzaman","given":"Mohammad","non-dropping-particle":"","parse-names":false,"suffix":""},{"dropping-particle":"","family":"Higuchi","given":"Michiyo","non-dropping-particle":"","parse-names":false,"suffix":""},{"dropping-particle":"","family":"Sarker","given":"Mohammad Abul Bashar","non-dropping-particle":"","parse-names":false,"suffix":""},{"dropping-particle":"","family":"Hamajima","given":"Nobuyuki","non-dropping-particle":"","parse-names":false,"suffix":""}],"container-title":"Nagoya Journal of Medical Science","id":"ITEM-1","issue":"1","issued":{"date-parts":[["2016"]]},"page":"109","publisher":"Nagoya University School of Medicine/Graduate School of Medicine","title":"Awareness and knowledge of HIV/AIDS among married women in rural Bangladesh and exposure to media: a secondary data analysis of the 2011 Bangladesh Demographic and Health Survey","type":"article-journal","volume":"78"},"uris":["http://www.mendeley.com/documents/?uuid=ba3f417e-487a-30b5-bf4c-f146be576144"]}],"mendeley":{"formattedCitation":"&lt;sup&gt;31&lt;/sup&gt;","plainTextFormattedCitation":"31"},"properties":{"noteIndex":0},"schema":"https://github.com/citation-style-language/schema/raw/master/csl-citation.json"}</w:instrText>
      </w:r>
      <w:r w:rsidR="00B26195">
        <w:rPr>
          <w:rFonts w:ascii="Times New Roman" w:hAnsi="Times New Roman" w:cs="Times New Roman"/>
          <w:sz w:val="24"/>
          <w:szCs w:val="24"/>
        </w:rPr>
        <w:fldChar w:fldCharType="separate"/>
      </w:r>
      <w:r w:rsidR="00B26195" w:rsidRPr="00B26195">
        <w:rPr>
          <w:rFonts w:ascii="Times New Roman" w:hAnsi="Times New Roman" w:cs="Times New Roman"/>
          <w:noProof/>
          <w:sz w:val="24"/>
          <w:szCs w:val="24"/>
          <w:vertAlign w:val="superscript"/>
        </w:rPr>
        <w:t>31</w:t>
      </w:r>
      <w:ins w:id="591" w:author="Microsoft account" w:date="2021-09-01T11:38:00Z">
        <w:r w:rsidR="00B26195">
          <w:rPr>
            <w:rFonts w:ascii="Times New Roman" w:hAnsi="Times New Roman" w:cs="Times New Roman"/>
            <w:sz w:val="24"/>
            <w:szCs w:val="24"/>
          </w:rPr>
          <w:fldChar w:fldCharType="end"/>
        </w:r>
      </w:ins>
      <w:ins w:id="592" w:author="Microsoft account" w:date="2021-09-01T11:31:00Z">
        <w:r w:rsidR="00AC47FD" w:rsidRPr="00AC47FD">
          <w:rPr>
            <w:rFonts w:ascii="Times New Roman" w:hAnsi="Times New Roman" w:cs="Times New Roman"/>
            <w:sz w:val="24"/>
            <w:szCs w:val="24"/>
          </w:rPr>
          <w:t>.</w:t>
        </w:r>
      </w:ins>
      <w:ins w:id="593" w:author="Microsoft account" w:date="2021-09-01T12:07:00Z">
        <w:r w:rsidR="00896431">
          <w:t xml:space="preserve"> </w:t>
        </w:r>
      </w:ins>
      <w:ins w:id="594" w:author="Microsoft account" w:date="2021-09-01T10:30:00Z">
        <w:r w:rsidR="00481A09" w:rsidRPr="00481A09">
          <w:rPr>
            <w:rFonts w:ascii="Times New Roman" w:hAnsi="Times New Roman" w:cs="Times New Roman"/>
            <w:sz w:val="24"/>
            <w:szCs w:val="24"/>
          </w:rPr>
          <w:t xml:space="preserve">One study encompassing information </w:t>
        </w:r>
      </w:ins>
      <w:ins w:id="595" w:author="Microsoft account" w:date="2021-09-01T10:31:00Z">
        <w:r w:rsidR="00BA720D" w:rsidRPr="00481A09">
          <w:rPr>
            <w:rFonts w:ascii="Times New Roman" w:hAnsi="Times New Roman" w:cs="Times New Roman"/>
            <w:sz w:val="24"/>
            <w:szCs w:val="24"/>
          </w:rPr>
          <w:t>among people aged 15–24</w:t>
        </w:r>
        <w:r w:rsidR="00BA720D">
          <w:rPr>
            <w:rFonts w:ascii="Times New Roman" w:hAnsi="Times New Roman" w:cs="Times New Roman"/>
            <w:sz w:val="24"/>
            <w:szCs w:val="24"/>
          </w:rPr>
          <w:t xml:space="preserve"> </w:t>
        </w:r>
      </w:ins>
      <w:ins w:id="596" w:author="Microsoft account" w:date="2021-09-01T10:30:00Z">
        <w:r w:rsidR="00481A09" w:rsidRPr="00481A09">
          <w:rPr>
            <w:rFonts w:ascii="Times New Roman" w:hAnsi="Times New Roman" w:cs="Times New Roman"/>
            <w:sz w:val="24"/>
            <w:szCs w:val="24"/>
          </w:rPr>
          <w:t>from 137 countries figured that</w:t>
        </w:r>
      </w:ins>
      <w:ins w:id="597" w:author="Microsoft account" w:date="2021-09-01T10:31:00Z">
        <w:r w:rsidR="00481A09" w:rsidRPr="00481A09">
          <w:rPr>
            <w:rFonts w:ascii="Times New Roman" w:hAnsi="Times New Roman" w:cs="Times New Roman"/>
            <w:sz w:val="24"/>
            <w:szCs w:val="24"/>
          </w:rPr>
          <w:t xml:space="preserve"> the rate of comprehensive knowledge about HIV prevention was lower among women compared to men (36 % among women vs 40 % among men)</w:t>
        </w:r>
      </w:ins>
      <w:ins w:id="598" w:author="Microsoft account" w:date="2021-09-01T10:40:00Z">
        <w:r w:rsidR="00BA720D">
          <w:rPr>
            <w:rFonts w:ascii="Times New Roman" w:hAnsi="Times New Roman" w:cs="Times New Roman"/>
            <w:sz w:val="24"/>
            <w:szCs w:val="24"/>
          </w:rPr>
          <w:t xml:space="preserve"> </w:t>
        </w:r>
        <w:r w:rsidR="00BA720D">
          <w:rPr>
            <w:rFonts w:ascii="Times New Roman" w:hAnsi="Times New Roman" w:cs="Times New Roman"/>
            <w:sz w:val="24"/>
            <w:szCs w:val="24"/>
          </w:rPr>
          <w:fldChar w:fldCharType="begin" w:fldLock="1"/>
        </w:r>
      </w:ins>
      <w:r w:rsidR="00B26195">
        <w:rPr>
          <w:rFonts w:ascii="Times New Roman" w:hAnsi="Times New Roman" w:cs="Times New Roman"/>
          <w:sz w:val="24"/>
          <w:szCs w:val="24"/>
        </w:rPr>
        <w:instrText>ADDIN CSL_CITATION {"citationItems":[{"id":"ITEM-1","itemData":{"DOI":"10.1186/1471-2458-14-775","ISSN":"1471-2458","abstract":"Knowledge and awareness concerning sexually transmitted diseases (STDs) has become the burning issue of the day. Although STDs pose serious risks to health security, there is very little literature quantifying the knowledge and awareness of these diseases and their principal socioeconomic determinants. The aim of this study is to determine the effect of different socio-economic and demographic factors on knowledge and awareness about STDs among women in Bangladesh. This is a cross-sectional study using data from the Bangladesh Demographic and Health Survey (BDHS) 2011. It involves 10,996 women in six divisions of Bangladesh – Dhaka, Rajshahi, Chittagong, Barisal, Khulna and Sylhet. In this study, the percentage distribution and logistic regression model are used to identify which factors are associated with knowledge and awareness among women in Bangladesh about STDs. There is a significant association between geographic division (Dhaka: OR = 1.669, 95% CI = 0.89-2.10, Khulna: OR = 2.234, 95% CI = 1.2-3.2); places of residence (Rural: OR = 0.363, 95% CI = 0.20-1.08), respondent’s age (20-29 years: OR = 1.331; 95% CI = 0.98-2.31); education (Primary: OR = 2.366, 95% CI = 1.98-3.1, secondary: OR = 10.089, 95% CI = 8.98-12.77, higher: OR = 20.241, 95% CI = 18.33-22.65); listening to radio (OR = 1.189, 95% CI = 1.29-3.12) and watching TV (OR = 2.498, 95% CI = 2.22-4.09) with knowledge and awareness among women in Bangladesh about STDs. There is a need to improve the education in Bangladesh about STDs particularly among those in the rural areas and older ages of women (30-49 years). Formal, informal and special educational knowledge and awareness programmes may be implemented to educate people concerning STDs in Rajshahi, Sylhet and Chittangong division. Campaigns and mass media can be used to increase the knowledge and awareness among the community, especially among women. Policies concerning the issue of STDs need to be improved and can be emphasized in collaboration with government agencies to ensure the success of these campaigns.","author":[{"dropping-particle":"","family":"Hossain","given":"Mosharaf","non-dropping-particle":"","parse-names":false,"suffix":""},{"dropping-particle":"","family":"Mani","given":"Kulanthayan KC","non-dropping-particle":"","parse-names":false,"suffix":""},{"dropping-particle":"","family":"Sidik","given":"Sherina Mohd","non-dropping-particle":"","parse-names":false,"suffix":""},{"dropping-particle":"","family":"Shahar","given":"Hayati Kadir","non-dropping-particle":"","parse-names":false,"suffix":""},{"dropping-particle":"","family":"Islam","given":"Rafiqul","non-dropping-particle":"","parse-names":false,"suffix":""}],"container-title":"BMC Public Health 2014 14:1","id":"ITEM-1","issue":"1","issued":{"date-parts":[["2014","7","31"]]},"page":"1-7","publisher":"BioMed Central","title":"Knowledge and awareness about STDs among women in Bangladesh","type":"article-journal","volume":"14"},"uris":["http://www.mendeley.com/documents/?uuid=2d6bd160-970d-3b0a-af25-33c9b9e2c65a"]}],"mendeley":{"formattedCitation":"&lt;sup&gt;32&lt;/sup&gt;","plainTextFormattedCitation":"32","previouslyFormattedCitation":"&lt;sup&gt;31&lt;/sup&gt;"},"properties":{"noteIndex":0},"schema":"https://github.com/citation-style-language/schema/raw/master/csl-citation.json"}</w:instrText>
      </w:r>
      <w:r w:rsidR="00BA720D">
        <w:rPr>
          <w:rFonts w:ascii="Times New Roman" w:hAnsi="Times New Roman" w:cs="Times New Roman"/>
          <w:sz w:val="24"/>
          <w:szCs w:val="24"/>
        </w:rPr>
        <w:fldChar w:fldCharType="separate"/>
      </w:r>
      <w:r w:rsidR="00B26195" w:rsidRPr="00B26195">
        <w:rPr>
          <w:rFonts w:ascii="Times New Roman" w:hAnsi="Times New Roman" w:cs="Times New Roman"/>
          <w:noProof/>
          <w:sz w:val="24"/>
          <w:szCs w:val="24"/>
          <w:vertAlign w:val="superscript"/>
        </w:rPr>
        <w:t>32</w:t>
      </w:r>
      <w:ins w:id="599" w:author="Microsoft account" w:date="2021-09-01T10:40:00Z">
        <w:r w:rsidR="00BA720D">
          <w:rPr>
            <w:rFonts w:ascii="Times New Roman" w:hAnsi="Times New Roman" w:cs="Times New Roman"/>
            <w:sz w:val="24"/>
            <w:szCs w:val="24"/>
          </w:rPr>
          <w:fldChar w:fldCharType="end"/>
        </w:r>
      </w:ins>
      <w:ins w:id="600" w:author="Microsoft account" w:date="2021-09-01T10:31:00Z">
        <w:r w:rsidR="00BA720D">
          <w:rPr>
            <w:rFonts w:ascii="Times New Roman" w:hAnsi="Times New Roman" w:cs="Times New Roman"/>
            <w:sz w:val="24"/>
            <w:szCs w:val="24"/>
          </w:rPr>
          <w:t>.</w:t>
        </w:r>
      </w:ins>
    </w:p>
    <w:p w14:paraId="6D68A332" w14:textId="4A8478B7" w:rsidR="001722BD" w:rsidRPr="00B36F30" w:rsidRDefault="00182FA3" w:rsidP="001722BD">
      <w:pPr>
        <w:spacing w:after="0" w:line="480" w:lineRule="auto"/>
        <w:rPr>
          <w:ins w:id="601" w:author="Microsoft account" w:date="2021-08-31T00:20:00Z"/>
          <w:rFonts w:ascii="Times New Roman" w:hAnsi="Times New Roman" w:cs="Times New Roman"/>
          <w:sz w:val="24"/>
          <w:szCs w:val="24"/>
        </w:rPr>
      </w:pPr>
      <w:r w:rsidRPr="00B36F30">
        <w:rPr>
          <w:rFonts w:ascii="Times New Roman" w:hAnsi="Times New Roman" w:cs="Times New Roman"/>
          <w:sz w:val="24"/>
          <w:szCs w:val="24"/>
        </w:rPr>
        <w:t>Findings of our st</w:t>
      </w:r>
      <w:r w:rsidR="0099168D">
        <w:rPr>
          <w:rFonts w:ascii="Times New Roman" w:hAnsi="Times New Roman" w:cs="Times New Roman"/>
          <w:sz w:val="24"/>
          <w:szCs w:val="24"/>
        </w:rPr>
        <w:t>udy showed people of age group 25-3</w:t>
      </w:r>
      <w:r w:rsidRPr="00B36F30">
        <w:rPr>
          <w:rFonts w:ascii="Times New Roman" w:hAnsi="Times New Roman" w:cs="Times New Roman"/>
          <w:sz w:val="24"/>
          <w:szCs w:val="24"/>
        </w:rPr>
        <w:t>4 years tend of having high HIV awareness compared to the people of other age groups, reflecting si</w:t>
      </w:r>
      <w:r w:rsidR="00AB1BB1">
        <w:rPr>
          <w:rFonts w:ascii="Times New Roman" w:hAnsi="Times New Roman" w:cs="Times New Roman"/>
          <w:sz w:val="24"/>
          <w:szCs w:val="24"/>
        </w:rPr>
        <w:t xml:space="preserve">milarities with previous study </w:t>
      </w:r>
      <w:r w:rsidR="00AB1BB1">
        <w:rPr>
          <w:rFonts w:ascii="Times New Roman" w:hAnsi="Times New Roman" w:cs="Times New Roman"/>
          <w:sz w:val="24"/>
          <w:szCs w:val="24"/>
        </w:rPr>
        <w:fldChar w:fldCharType="begin" w:fldLock="1"/>
      </w:r>
      <w:r w:rsidR="00B26195">
        <w:rPr>
          <w:rFonts w:ascii="Times New Roman" w:hAnsi="Times New Roman" w:cs="Times New Roman"/>
          <w:sz w:val="24"/>
          <w:szCs w:val="24"/>
        </w:rPr>
        <w:instrText>ADDIN CSL_CITATION {"citationItems":[{"id":"ITEM-1","itemData":{"DOI":"10.1186/S13690-017-0228-2","ISSN":"2049-3258","abstract":"South-Asian countries are considered to be a potential breeding ground for HIV epidemic. Although the prevalence of this incurable disease is low in Bangladesh, women still have been identified as more vulnerable group. The aim of this study is to assess the knowledge about HIV/AIDS: its trends and associated factors among the women in Bangladesh. We analysed the nationally representative repeatedly cross-sectional Bangladesh Demographic and Health Surveys (BDHSs) data: 2007, 2011, and 2014. These data were clustered in nature due to the sampling design and the generalized mixed effects model is appropriate to examine the association between the outcome and the explanatory variables by adjusting for the cluster effect. Overall, women’s knowledge about HIV/AIDS has been decreasing over the years. Education plays the leading role and secondary-higher educated women are 6.6 times more likely to have HIV/AIDS knowledge. The likelihood of knowledge is higher among the women who had media exposure (OR: 1.6) and knowledge on family planning (OR: 2.3). A rural-urban gap is noticed in women’s knowledge about HIV/AIDS and significant improvement has been observed among the rural and media exposed women. Results reveal that age, region, religion, socio-economic status, education, contraceptive use have significant (p&lt;0.01) effects on women’s knowledge about HIV/AIDS. This study recommends to emphasis more on women’s education, media exposure, and family planning knowledge in strengthening women’s knowledge about HIV/AIDS. In addition, residence specific programs regarding HIV/AIDS awareness also need to be prioritized.","author":[{"dropping-particle":"","family":"Sheikh","given":"Md. Tuhin","non-dropping-particle":"","parse-names":false,"suffix":""},{"dropping-particle":"","family":"Uddin","given":"Md. Nizam","non-dropping-particle":"","parse-names":false,"suffix":""},{"dropping-particle":"","family":"Khan","given":"Jahidur Rahman","non-dropping-particle":"","parse-names":false,"suffix":""}],"container-title":"Archives of Public Health 2017 75:1","id":"ITEM-1","issue":"1","issued":{"date-parts":[["2017","9","28"]]},"page":"1-11","publisher":"BioMed Central","title":"A comprehensive analysis of trends and determinants of HIV/AIDS knowledge among the Bangladeshi women based on Bangladesh Demographic and Health Surveys, 2007–2014","type":"article-journal","volume":"75"},"uris":["http://www.mendeley.com/documents/?uuid=de469315-1dc4-3519-a935-7374d6feb1d7"]}],"mendeley":{"formattedCitation":"&lt;sup&gt;33&lt;/sup&gt;","plainTextFormattedCitation":"33","previouslyFormattedCitation":"&lt;sup&gt;32&lt;/sup&gt;"},"properties":{"noteIndex":0},"schema":"https://github.com/citation-style-language/schema/raw/master/csl-citation.json"}</w:instrText>
      </w:r>
      <w:r w:rsidR="00AB1BB1">
        <w:rPr>
          <w:rFonts w:ascii="Times New Roman" w:hAnsi="Times New Roman" w:cs="Times New Roman"/>
          <w:sz w:val="24"/>
          <w:szCs w:val="24"/>
        </w:rPr>
        <w:fldChar w:fldCharType="separate"/>
      </w:r>
      <w:r w:rsidR="00B26195" w:rsidRPr="00B26195">
        <w:rPr>
          <w:rFonts w:ascii="Times New Roman" w:hAnsi="Times New Roman" w:cs="Times New Roman"/>
          <w:noProof/>
          <w:sz w:val="24"/>
          <w:szCs w:val="24"/>
          <w:vertAlign w:val="superscript"/>
        </w:rPr>
        <w:t>33</w:t>
      </w:r>
      <w:r w:rsidR="00AB1BB1">
        <w:rPr>
          <w:rFonts w:ascii="Times New Roman" w:hAnsi="Times New Roman" w:cs="Times New Roman"/>
          <w:sz w:val="24"/>
          <w:szCs w:val="24"/>
        </w:rPr>
        <w:fldChar w:fldCharType="end"/>
      </w:r>
      <w:r w:rsidRPr="00B36F30">
        <w:rPr>
          <w:rFonts w:ascii="Times New Roman" w:hAnsi="Times New Roman" w:cs="Times New Roman"/>
          <w:sz w:val="24"/>
          <w:szCs w:val="24"/>
        </w:rPr>
        <w:t>. Since people of this age group generally get in touch with social platform and other ways of mass media, which support them to increase the HIV awareness among them.</w:t>
      </w:r>
      <w:ins w:id="602" w:author="Microsoft account" w:date="2021-08-31T00:19:00Z">
        <w:r w:rsidR="001722BD">
          <w:rPr>
            <w:rFonts w:ascii="Times New Roman" w:hAnsi="Times New Roman" w:cs="Times New Roman"/>
            <w:sz w:val="24"/>
            <w:szCs w:val="24"/>
          </w:rPr>
          <w:t xml:space="preserve"> </w:t>
        </w:r>
        <w:r w:rsidR="001722BD" w:rsidRPr="00B36F30">
          <w:rPr>
            <w:rFonts w:ascii="Times New Roman" w:hAnsi="Times New Roman" w:cs="Times New Roman"/>
            <w:sz w:val="24"/>
            <w:szCs w:val="24"/>
          </w:rPr>
          <w:t xml:space="preserve">One Serbia based study revealed that 53% women of Serbian women aged 15-49 are likely to have immense knowledge about HIV/AIDS </w:t>
        </w:r>
        <w:r w:rsidR="001722BD">
          <w:rPr>
            <w:rStyle w:val="CommentReference"/>
            <w:lang w:val="en-GB"/>
          </w:rPr>
          <w:commentReference w:id="603"/>
        </w:r>
      </w:ins>
      <w:ins w:id="604" w:author="Microsoft account" w:date="2021-08-31T22:40:00Z">
        <w:r w:rsidR="00F44162">
          <w:rPr>
            <w:rStyle w:val="CommentReference"/>
            <w:lang w:val="en-GB"/>
          </w:rPr>
          <w:commentReference w:id="605"/>
        </w:r>
      </w:ins>
      <w:ins w:id="606" w:author="Microsoft account" w:date="2021-08-31T00:19:00Z">
        <w:r w:rsidR="001722BD" w:rsidRPr="00B36F30">
          <w:rPr>
            <w:rFonts w:ascii="Times New Roman" w:hAnsi="Times New Roman" w:cs="Times New Roman"/>
            <w:sz w:val="24"/>
            <w:szCs w:val="24"/>
          </w:rPr>
          <w:fldChar w:fldCharType="begin" w:fldLock="1"/>
        </w:r>
      </w:ins>
      <w:r w:rsidR="00B26195">
        <w:rPr>
          <w:rFonts w:ascii="Times New Roman" w:hAnsi="Times New Roman" w:cs="Times New Roman"/>
          <w:sz w:val="24"/>
          <w:szCs w:val="24"/>
        </w:rPr>
        <w:instrText>ADDIN CSL_CITATION {"citationItems":[{"id":"ITEM-1","itemData":{"DOI":"10.1186/s12914-015-0069-4","ISSN":"1472698X","PMID":"26578098","abstract":"Background: HIV/AIDS continues to be a serious challenge to public health and human rights in the new millennium. The objective of this survey was to identify the correlation between socio-demographic characteristics and knowledge, attitudes and practices of mothers with preschool children, and their attitude towards whether a HIV-positive female teacher should be allowed to continue teaching in school. Method: This survey was additional study analysis of the Multiple Indicator Cluster Survey (MICS) in the Republic of Serbia conducted in the period November-December 2010 following the UNICEF methodology. Women deemed eligible for the survey were those who had children under five, had never lost a child, were not pregnant at the time of inquiry and who had a clear attitude (\"yes\" or \"no\") towards whether a HIV-positive female teacher should be allowed to continue teaching in school. The criteria were met by 2309 out of 2992 interviewed women. Pearson chi-square and t-test were used to analyse the differences in respondents' attitude towards whether a HIV-positive female teacher should be allowed to continue teaching in school. Variables that were significantly associated with the dependent variable (p &lt; 0.05) were entered into a multiple logistic regression model. Results: The respondents who were more likely to think that a HIV positive teacher should not be allowed to teach in school were those: who did not know that a healthy-looking person can be HIV-positive (OR = 1.84; 95 % CI = 1.19-2.83), who would not buy (OR = 29.90; 95 % CI = 22.52-39.71) or did not know/were not sure (OR = 2.21; 95 % CI = 1.46-3.33) whether they would buy vegetables from a HIV-positive vendor and women who did not know/were not sure (OR = 2.97; 95 % CI = 1.64-5.39) whether they would take care of a family member sick with AIDS in their own home. Conclusion: Misconceptions about HIV transmission represent a major barrier to combating HIV/AIDS epidemic and HIV/AIDS-related stigma. It is, therefore, necessary to continue education and raising awareness of human rights both among the population living with HIV and the general population.","author":[{"dropping-particle":"","family":"Terzic-Supic","given":"Zorica","non-dropping-particle":"","parse-names":false,"suffix":""},{"dropping-particle":"","family":"Santric-Milicevic","given":"Milena","non-dropping-particle":"","parse-names":false,"suffix":""},{"dropping-particle":"","family":"Mirkovic","given":"Momcilo","non-dropping-particle":"","parse-names":false,"suffix":""},{"dropping-particle":"","family":"Karic","given":"Svetlana","non-dropping-particle":"","parse-names":false,"suffix":""},{"dropping-particle":"","family":"Soldatovic","given":"Ivan","non-dropping-particle":"","parse-names":false,"suffix":""}],"container-title":"BMC International Health and Human Rights","id":"ITEM-1","issue":"1","issued":{"date-parts":[["2015","11","17"]]},"page":"31","publisher":"BioMed Central Ltd.","title":"Cross sectional study on attitudes of Serbian mothers with preschool children: Should a HIV-positive female teacher be allowed to continue teaching in school?","type":"article-journal","volume":"15"},"uris":["http://www.mendeley.com/documents/?uuid=817e8b7f-7611-3982-b9a2-13b1055a9023"]}],"mendeley":{"formattedCitation":"&lt;sup&gt;34&lt;/sup&gt;","plainTextFormattedCitation":"34","previouslyFormattedCitation":"&lt;sup&gt;33&lt;/sup&gt;"},"properties":{"noteIndex":0},"schema":"https://github.com/citation-style-language/schema/raw/master/csl-citation.json"}</w:instrText>
      </w:r>
      <w:ins w:id="607" w:author="Microsoft account" w:date="2021-08-31T00:19:00Z">
        <w:r w:rsidR="001722BD" w:rsidRPr="00B36F30">
          <w:rPr>
            <w:rFonts w:ascii="Times New Roman" w:hAnsi="Times New Roman" w:cs="Times New Roman"/>
            <w:sz w:val="24"/>
            <w:szCs w:val="24"/>
          </w:rPr>
          <w:fldChar w:fldCharType="separate"/>
        </w:r>
      </w:ins>
      <w:r w:rsidR="00B26195" w:rsidRPr="00B26195">
        <w:rPr>
          <w:rFonts w:ascii="Times New Roman" w:hAnsi="Times New Roman" w:cs="Times New Roman"/>
          <w:noProof/>
          <w:sz w:val="24"/>
          <w:szCs w:val="24"/>
          <w:vertAlign w:val="superscript"/>
        </w:rPr>
        <w:t>34</w:t>
      </w:r>
      <w:ins w:id="608" w:author="Microsoft account" w:date="2021-08-31T00:19:00Z">
        <w:r w:rsidR="001722BD" w:rsidRPr="00B36F30">
          <w:rPr>
            <w:rFonts w:ascii="Times New Roman" w:hAnsi="Times New Roman" w:cs="Times New Roman"/>
            <w:sz w:val="24"/>
            <w:szCs w:val="24"/>
          </w:rPr>
          <w:fldChar w:fldCharType="end"/>
        </w:r>
        <w:r w:rsidR="001722BD" w:rsidRPr="00B36F30">
          <w:rPr>
            <w:rFonts w:ascii="Times New Roman" w:hAnsi="Times New Roman" w:cs="Times New Roman"/>
            <w:sz w:val="24"/>
            <w:szCs w:val="24"/>
          </w:rPr>
          <w:t>.</w:t>
        </w:r>
      </w:ins>
      <w:ins w:id="609" w:author="Microsoft account" w:date="2021-08-31T00:20:00Z">
        <w:r w:rsidR="001722BD">
          <w:rPr>
            <w:rFonts w:ascii="Times New Roman" w:hAnsi="Times New Roman" w:cs="Times New Roman"/>
            <w:sz w:val="24"/>
            <w:szCs w:val="24"/>
          </w:rPr>
          <w:t xml:space="preserve"> </w:t>
        </w:r>
        <w:r w:rsidR="001722BD" w:rsidRPr="00B36F30">
          <w:rPr>
            <w:rFonts w:ascii="Times New Roman" w:hAnsi="Times New Roman" w:cs="Times New Roman"/>
            <w:sz w:val="24"/>
            <w:szCs w:val="24"/>
          </w:rPr>
          <w:t>A mixed model analysis of BDHS pooled data describes that women of different age group have different level of HIV/AIDS knowledge whereas women aged 20-29 years are more aware of HIV than young married women (15-19 years)</w:t>
        </w:r>
        <w:r w:rsidR="001722BD" w:rsidRPr="00B36F30">
          <w:rPr>
            <w:rFonts w:ascii="Times New Roman" w:hAnsi="Times New Roman" w:cs="Times New Roman"/>
            <w:sz w:val="24"/>
            <w:szCs w:val="24"/>
          </w:rPr>
          <w:fldChar w:fldCharType="begin" w:fldLock="1"/>
        </w:r>
      </w:ins>
      <w:r w:rsidR="00B26195">
        <w:rPr>
          <w:rFonts w:ascii="Times New Roman" w:hAnsi="Times New Roman" w:cs="Times New Roman"/>
          <w:sz w:val="24"/>
          <w:szCs w:val="24"/>
        </w:rPr>
        <w:instrText>ADDIN CSL_CITATION {"citationItems":[{"id":"ITEM-1","itemData":{"DOI":"10.1186/s13690-017-0228-2","ISSN":"20493258","abstract":"Background: South-Asian countries are considered to be a potential breeding ground for HIV epidemic. Although the prevalence of this incurable disease is low in Bangladesh, women still have been identified as more vulnerable group. The aim of this study is to assess the knowledge about HIV/AIDS: its trends and associated factors among the women in Bangladesh. Methods: We analysed the nationally representative repeatedly cross-sectional Bangladesh Demographic and Health Surveys (BDHSs) data: 2007, 2011, and 2014. These data were clustered in nature due to the sampling design and the generalized mixed effects model is appropriate to examine the association between the outcome and the explanatory variables by adjusting for the cluster effect. Results: Overall, women's knowledge about HIV/AIDS has been decreasing over the years. Education plays the leading role and secondary-higher educated women are 6.6 times more likely to have HIV/AIDS knowledge. The likelihood of knowledge is higher among the women who had media exposure (OR: 1.6) and knowledge on family planning (OR: 2.3). A rural-urban gap is noticed in women's knowledge about HIV/AIDS and significant improvement has been observed among the rural and media exposed women. Results reveal that age, region, religion, socio-economic status, education, contraceptive use have significant (p&lt;0.01) effects on women's knowledge about HIV/AIDS. Conclusion: This study recommends to emphasis more on women's education, media exposure, and family planning knowledge in strengthening women's knowledge about HIV/AIDS. In addition, residence specific programs regarding HIV/AIDS awareness also need to be prioritized.","author":[{"dropping-particle":"","family":"Sheikh","given":"Md Tuhin","non-dropping-particle":"","parse-names":false,"suffix":""},{"dropping-particle":"","family":"Uddin","given":"Md Nizam","non-dropping-particle":"","parse-names":false,"suffix":""},{"dropping-particle":"","family":"Khan","given":"Jahidur Rahman","non-dropping-particle":"","parse-names":false,"suffix":""}],"container-title":"Archives of Public Health","id":"ITEM-1","issue":"1","issued":{"date-parts":[["2017","9","28"]]},"publisher":"BioMed Central Ltd.","title":"A comprehensive analysis of trends and determinants of HIV/AIDS knowledge among the Bangladeshi women based on Bangladesh Demographic and Health Surveys, 2007-2014","type":"article-journal","volume":"75"},"uris":["http://www.mendeley.com/documents/?uuid=a6501275-e7c9-39c0-be98-dab33f8144f2"]}],"mendeley":{"formattedCitation":"&lt;sup&gt;35&lt;/sup&gt;","plainTextFormattedCitation":"35","previouslyFormattedCitation":"&lt;sup&gt;34&lt;/sup&gt;"},"properties":{"noteIndex":0},"schema":"https://github.com/citation-style-language/schema/raw/master/csl-citation.json"}</w:instrText>
      </w:r>
      <w:ins w:id="610" w:author="Microsoft account" w:date="2021-08-31T00:20:00Z">
        <w:r w:rsidR="001722BD" w:rsidRPr="00B36F30">
          <w:rPr>
            <w:rFonts w:ascii="Times New Roman" w:hAnsi="Times New Roman" w:cs="Times New Roman"/>
            <w:sz w:val="24"/>
            <w:szCs w:val="24"/>
          </w:rPr>
          <w:fldChar w:fldCharType="separate"/>
        </w:r>
      </w:ins>
      <w:r w:rsidR="00B26195" w:rsidRPr="00B26195">
        <w:rPr>
          <w:rFonts w:ascii="Times New Roman" w:hAnsi="Times New Roman" w:cs="Times New Roman"/>
          <w:noProof/>
          <w:sz w:val="24"/>
          <w:szCs w:val="24"/>
          <w:vertAlign w:val="superscript"/>
        </w:rPr>
        <w:t>35</w:t>
      </w:r>
      <w:ins w:id="611" w:author="Microsoft account" w:date="2021-08-31T00:20:00Z">
        <w:r w:rsidR="001722BD" w:rsidRPr="00B36F30">
          <w:rPr>
            <w:rFonts w:ascii="Times New Roman" w:hAnsi="Times New Roman" w:cs="Times New Roman"/>
            <w:sz w:val="24"/>
            <w:szCs w:val="24"/>
          </w:rPr>
          <w:fldChar w:fldCharType="end"/>
        </w:r>
        <w:r w:rsidR="00F44162">
          <w:rPr>
            <w:rFonts w:ascii="Times New Roman" w:hAnsi="Times New Roman" w:cs="Times New Roman"/>
            <w:sz w:val="24"/>
            <w:szCs w:val="24"/>
          </w:rPr>
          <w:t>.</w:t>
        </w:r>
      </w:ins>
      <w:ins w:id="612" w:author="Microsoft account" w:date="2021-09-01T10:46:00Z">
        <w:r w:rsidR="00385510">
          <w:rPr>
            <w:rFonts w:ascii="Times New Roman" w:hAnsi="Times New Roman" w:cs="Times New Roman"/>
            <w:sz w:val="24"/>
            <w:szCs w:val="24"/>
          </w:rPr>
          <w:t xml:space="preserve"> </w:t>
        </w:r>
      </w:ins>
      <w:commentRangeStart w:id="613"/>
      <w:commentRangeStart w:id="614"/>
      <w:ins w:id="615" w:author="Microsoft account" w:date="2021-08-31T00:20:00Z">
        <w:del w:id="616" w:author="Microsoft account" w:date="2021-08-31T00:17:00Z">
          <w:r w:rsidR="001722BD" w:rsidRPr="00B36F30" w:rsidDel="001722BD">
            <w:rPr>
              <w:rFonts w:ascii="Times New Roman" w:hAnsi="Times New Roman" w:cs="Times New Roman"/>
              <w:sz w:val="24"/>
              <w:szCs w:val="24"/>
            </w:rPr>
            <w:delText xml:space="preserve">One Serbia based study revealed that 53% women of Serbian women aged 15-49 are likely to have immense knowledge about HIV/AIDS </w:delText>
          </w:r>
          <w:commentRangeEnd w:id="613"/>
          <w:r w:rsidR="001722BD" w:rsidDel="001722BD">
            <w:rPr>
              <w:rStyle w:val="CommentReference"/>
              <w:lang w:val="en-GB"/>
            </w:rPr>
            <w:commentReference w:id="613"/>
          </w:r>
        </w:del>
      </w:ins>
      <w:commentRangeEnd w:id="614"/>
      <w:ins w:id="617" w:author="Microsoft account" w:date="2021-08-31T22:41:00Z">
        <w:r w:rsidR="00F44162">
          <w:rPr>
            <w:rStyle w:val="CommentReference"/>
            <w:lang w:val="en-GB"/>
          </w:rPr>
          <w:commentReference w:id="614"/>
        </w:r>
      </w:ins>
      <w:ins w:id="618" w:author="Microsoft account" w:date="2021-08-31T00:20:00Z">
        <w:del w:id="619" w:author="Microsoft account" w:date="2021-08-31T00:17:00Z">
          <w:r w:rsidR="001722BD" w:rsidRPr="00B36F30" w:rsidDel="001722BD">
            <w:rPr>
              <w:rFonts w:ascii="Times New Roman" w:hAnsi="Times New Roman" w:cs="Times New Roman"/>
              <w:sz w:val="24"/>
              <w:szCs w:val="24"/>
            </w:rPr>
            <w:fldChar w:fldCharType="begin" w:fldLock="1"/>
          </w:r>
          <w:r w:rsidR="001722BD" w:rsidDel="001722BD">
            <w:rPr>
              <w:rFonts w:ascii="Times New Roman" w:hAnsi="Times New Roman" w:cs="Times New Roman"/>
              <w:sz w:val="24"/>
              <w:szCs w:val="24"/>
            </w:rPr>
            <w:delInstrText>ADDIN CSL_CITATION {"citationItems":[{"id":"ITEM-1","itemData":{"DOI":"10.1186/s12914-015-0069-4","ISSN":"1472698X","PMID":"26578098","abstract":"Background: HIV/AIDS continues to be a serious challenge to public health and human rights in the new millennium. The objective of this survey was to identify the correlation between socio-demographic characteristics and knowledge, attitudes and practices of mothers with preschool children, and their attitude towards whether a HIV-positive female teacher should be allowed to continue teaching in school. Method: This survey was additional study analysis of the Multiple Indicator Cluster Survey (MICS) in the Republic of Serbia conducted in the period November-December 2010 following the UNICEF methodology. Women deemed eligible for the survey were those who had children under five, had never lost a child, were not pregnant at the time of inquiry and who had a clear attitude (\"yes\" or \"no\") towards whether a HIV-positive female teacher should be allowed to continue teaching in school. The criteria were met by 2309 out of 2992 interviewed women. Pearson chi-square and t-test were used to analyse the differences in respondents' attitude towards whether a HIV-positive female teacher should be allowed to continue teaching in school. Variables that were significantly associated with the dependent variable (p &lt; 0.05) were entered into a multiple logistic regression model. Results: The respondents who were more likely to think that a HIV positive teacher should not be allowed to teach in school were those: who did not know that a healthy-looking person can be HIV-positive (OR = 1.84; 95 % CI = 1.19-2.83), who would not buy (OR = 29.90; 95 % CI = 22.52-39.71) or did not know/were not sure (OR = 2.21; 95 % CI = 1.46-3.33) whether they would buy vegetables from a HIV-positive vendor and women who did not know/were not sure (OR = 2.97; 95 % CI = 1.64-5.39) whether they would take care of a family member sick with AIDS in their own home. Conclusion: Misconceptions about HIV transmission represent a major barrier to combating HIV/AIDS epidemic and HIV/AIDS-related stigma. It is, therefore, necessary to continue education and raising awareness of human rights both among the population living with HIV and the general population.","author":[{"dropping-particle":"","family":"Terzic-Supic","given":"Zorica","non-dropping-particle":"","parse-names":false,"suffix":""},{"dropping-particle":"","family":"Santric-Milicevic","given":"Milena","non-dropping-particle":"","parse-names":false,"suffix":""},{"dropping-particle":"","family":"Mirkovic","given":"Momcilo","non-dropping-particle":"","parse-names":false,"suffix":""},{"dropping-particle":"","family":"Karic","given":"Svetlana","non-dropping-particle":"","parse-names":false,"suffix":""},{"dropping-particle":"","family":"Soldatovic","given":"Ivan","non-dropping-particle":"","parse-names":false,"suffix":""}],"container-title":"BMC International Health and Human Rights","id":"ITEM-1","issue":"1","issued":{"date-parts":[["2015","11","17"]]},"page":"31","publisher":"BioMed Central Ltd.","title":"Cross sectional study on attitudes of Serbian mothers with preschool children: Should a HIV-positive female teacher be allowed to continue teaching in school?","type":"article-journal","volume":"15"},"uris":["http://www.mendeley.com/documents/?uuid=817e8b7f-7611-3982-b9a2-13b1055a9023"]}],"mendeley":{"formattedCitation":"&lt;sup&gt;23&lt;/sup&gt;","plainTextFormattedCitation":"23","previouslyFormattedCitation":"&lt;sup&gt;23&lt;/sup&gt;"},"properties":{"noteIndex":0},"schema":"https://github.com/citation-style-language/schema/raw/master/csl-citation.json"}</w:delInstrText>
          </w:r>
          <w:r w:rsidR="001722BD" w:rsidRPr="00B36F30" w:rsidDel="001722BD">
            <w:rPr>
              <w:rFonts w:ascii="Times New Roman" w:hAnsi="Times New Roman" w:cs="Times New Roman"/>
              <w:sz w:val="24"/>
              <w:szCs w:val="24"/>
            </w:rPr>
            <w:fldChar w:fldCharType="separate"/>
          </w:r>
          <w:r w:rsidR="001722BD" w:rsidRPr="00131286" w:rsidDel="001722BD">
            <w:rPr>
              <w:rFonts w:ascii="Times New Roman" w:hAnsi="Times New Roman" w:cs="Times New Roman"/>
              <w:noProof/>
              <w:sz w:val="24"/>
              <w:szCs w:val="24"/>
              <w:vertAlign w:val="superscript"/>
            </w:rPr>
            <w:delText>23</w:delText>
          </w:r>
          <w:r w:rsidR="001722BD" w:rsidRPr="00B36F30" w:rsidDel="001722BD">
            <w:rPr>
              <w:rFonts w:ascii="Times New Roman" w:hAnsi="Times New Roman" w:cs="Times New Roman"/>
              <w:sz w:val="24"/>
              <w:szCs w:val="24"/>
            </w:rPr>
            <w:fldChar w:fldCharType="end"/>
          </w:r>
          <w:r w:rsidR="001722BD" w:rsidRPr="00B36F30" w:rsidDel="001722BD">
            <w:rPr>
              <w:rFonts w:ascii="Times New Roman" w:hAnsi="Times New Roman" w:cs="Times New Roman"/>
              <w:sz w:val="24"/>
              <w:szCs w:val="24"/>
            </w:rPr>
            <w:delText>.</w:delText>
          </w:r>
        </w:del>
      </w:ins>
    </w:p>
    <w:p w14:paraId="1DB0E41F" w14:textId="6CB19572" w:rsidR="00182FA3" w:rsidRPr="00B36F30" w:rsidRDefault="00182FA3" w:rsidP="00067FD0">
      <w:pPr>
        <w:spacing w:after="0" w:line="480" w:lineRule="auto"/>
        <w:rPr>
          <w:rFonts w:ascii="Times New Roman" w:hAnsi="Times New Roman" w:cs="Times New Roman"/>
          <w:sz w:val="24"/>
          <w:szCs w:val="24"/>
        </w:rPr>
      </w:pPr>
      <w:del w:id="620" w:author="Microsoft account" w:date="2021-08-31T22:41:00Z">
        <w:r w:rsidRPr="00B36F30" w:rsidDel="00F44162">
          <w:rPr>
            <w:rFonts w:ascii="Times New Roman" w:hAnsi="Times New Roman" w:cs="Times New Roman"/>
            <w:sz w:val="24"/>
            <w:szCs w:val="24"/>
          </w:rPr>
          <w:delText xml:space="preserve"> </w:delText>
        </w:r>
      </w:del>
      <w:r w:rsidRPr="00B36F30">
        <w:rPr>
          <w:rFonts w:ascii="Times New Roman" w:hAnsi="Times New Roman" w:cs="Times New Roman"/>
          <w:sz w:val="24"/>
          <w:szCs w:val="24"/>
        </w:rPr>
        <w:t>Level of education was also an important influencing factor among the determinants since this study revealed people of having secondary completed or higher education tend to have more HIV awareness than other, which is consistent with other previous studies</w:t>
      </w:r>
      <w:r w:rsidR="003A22D7">
        <w:rPr>
          <w:rFonts w:ascii="Times New Roman" w:hAnsi="Times New Roman" w:cs="Times New Roman"/>
          <w:sz w:val="24"/>
          <w:szCs w:val="24"/>
        </w:rPr>
        <w:t xml:space="preserve"> </w:t>
      </w:r>
      <w:r w:rsidR="003A22D7">
        <w:rPr>
          <w:rFonts w:ascii="Times New Roman" w:hAnsi="Times New Roman" w:cs="Times New Roman"/>
          <w:sz w:val="24"/>
          <w:szCs w:val="24"/>
        </w:rPr>
        <w:fldChar w:fldCharType="begin" w:fldLock="1"/>
      </w:r>
      <w:r w:rsidR="00B26195">
        <w:rPr>
          <w:rFonts w:ascii="Times New Roman" w:hAnsi="Times New Roman" w:cs="Times New Roman"/>
          <w:sz w:val="24"/>
          <w:szCs w:val="24"/>
        </w:rPr>
        <w:instrText>ADDIN CSL_CITATION {"citationItems":[{"id":"ITEM-1","itemData":{"DOI":"10.1186/S12889-016-3512-0","ISSN":"1471-2458","abstract":"Globally, women share an indiscriminate burden of the HIV epidemic and the associated socioeconomic consequences. Previous studies have demonstrated a positive correlation between levels of HIV knowledge with its prevalence. However, for Bangladesh such evidence is non-existent. In this study, we aimed to explore the extent of HIV knowledge in relation to the socio-demographic variables such as age, region, area of residence i.e., urban or rural, wealth index and education, and investigate the factors influencing the level of HIV knowledge among Bangladeshi women. We used data from the Bangladesh Demographic and Health Survey (BDHS) survey conducted in 2011. In total 12,512 women ageing between 15 and 49 ever hearing about HIV regardless of HIV status were selected for this study. HIV knowledge level was estimated by analyzing respondents’ answers to a set of 11 basic questions indicative of general awareness and mode of transmission. Descriptive statistics, cross-tabulation and multinominal logistic regression were performed for data analysis. Little over half the respondents had good knowledge regarding HIV transmission risks. The mean HIV knowledge score was −0.001 (SD 0.914). Average correct response rate about mode of transmission was higher than for general awareness. Educational level of women and sex of household head were found to be significantly associated with HIV knowledge in the high score group. Those with no education, primary education or secondary education were less likely to be in the high score group for HIV knowledge when compared with those with higher than secondary level of education. Similarly those with male as household head were less likely to be in the higher score group for HIV knowledge. Level of HIV knowledge among Bangladeshi women is quite low, and the limiting factors are rooted in various demographic and household characteristics. Education and sex of the household head have been found to be significantly correlated with the level of HIV knowledge and propound sound grounds for their incorporation in the future HIV prevention strategies. Education of women may also have wider ramifications allowing reduction in gender inequality, which in turn favors higher knowledge about HIV.","author":[{"dropping-particle":"","family":"Yaya","given":"Sanni","non-dropping-particle":"","parse-names":false,"suffix":""},{"dropping-particle":"","family":"Bishwajit","given":"Ghose","non-dropping-particle":"","parse-names":false,"suffix":""},{"dropping-particle":"","family":"Danhoundo","given":"Georges","non-dropping-particle":"","parse-names":false,"suffix":""},{"dropping-particle":"","family":"Shah","given":"Vaibhav","non-dropping-particle":"","parse-names":false,"suffix":""},{"dropping-particle":"","family":"Ekholuenetale","given":"Michael","non-dropping-particle":"","parse-names":false,"suffix":""}],"container-title":"BMC Public Health 2016 16:1","id":"ITEM-1","issue":"1","issued":{"date-parts":[["2016","8","17"]]},"page":"1-9","publisher":"BioMed Central","title":"Trends and determinants of HIV/AIDS knowledge among women in Bangladesh","type":"article-journal","volume":"16"},"uris":["http://www.mendeley.com/documents/?uuid=5333f3ec-65c2-3605-89fb-a02d9222bc28"]},{"id":"ITEM-2","itemData":{"DOI":"10.3329/IMCJ.V3I2.4219","abstract":"This descriptive cross-sectional study was carried out on ‘HIV/AIDS awareness' among the blood donors of Dhaka Medical College Hospital. The aim of the study was to assess the level of awareness among blood donors on HIV/AIDS and to assess their knowledge regarding its prevention and control. A total of 110 (87.3% male, 12.7% female) donors participated in this study. Their mean age was 24.9 ± 5.2 years. More than 60% of the respondents had primary or secondary level of education. Two-thirds (66.11%) of them donated blood for their relatives, while the rest did it for donation's sake. Although 93.6% of the respondents heard about AIDS (TV being the most common source), none had a good or excellent level of awareness about the disease. About mode of transmission, 20.9% had average and very few had a good level of knowledge regarding its prevention. When asked for an opinion about the country's risk for HIV/AIDS, more than half (54.2%) had the view that the country was at a risk from the disease and nearly three quarters (72.5%) were of the opinion that mass awareness campaigns on HIV/AIDS could improve the situation. Ibrahim Med. Coll. J. 2009; 3(2): 63-66 Key Words: HIV/AIDS, blood donors, awareness, Bangladesh DOI: 10.3329/imcj.v3i2.4219","author":[{"dropping-particle":"","family":"Sultana","given":"Niru","non-dropping-particle":"","parse-names":false,"suffix":""}],"container-title":"Ibrahim Medical College Journal","id":"ITEM-2","issue":"2","issued":{"date-parts":[["1970","1","1"]]},"page":"63-66","publisher":"Bangladesh Journals Online (JOL)","title":"Awareness on HIV/AIDS among the Blood Donors of a City Hospital","type":"article-journal","volume":"3"},"uris":["http://www.mendeley.com/documents/?uuid=3f975272-d9da-3944-b923-431625d19ca0"]},{"id":"ITEM-3","itemData":{"DOI":"10.1186/1742-6405-4-10","ISSN":"1742-6405","PMID":"17498310","abstract":"Background: To quarantine the spreading possibility of HIV virus to general population boosting public awareness is must. But the proper awareness level is substantially low in Bangladesh. This paper aims to identify the factors associated with the awareness regarding HIV/AIDS through a bivariate and multivariate analysis using the data extracted from Bangladesh Demography and Health Survey (BDHS) 1999-2000. Results: The findings of both techniques show that education, occupation, socioeconomic status, status of household food consumption, area of residence and media exposure have significant (p &lt; 0.001) contribution in determining HIV/AIDS awareness level. It also reveals that media, particularly TV, and education play the leading role regarding this issue while the others have an indirect relationship. The odds of awareness among higher educated women and men were 4.69 and 77.73 times of no educated women and men respectively. In addition, both women and men those who regularly watch TV were 8.6 times more likely to be aware about AIDS compared to those who never watch TV. This phenomenon holds true for both women and men. Conclusion: At this instant it is urgent to give emphasis on education, alleviation of poverty, ensuring electronic media exposure, head to head communication program, institutional based sex education and necessary information to learn about HIV/AIDS for the young, adult and adolescents all over the country. © 2007 Rahman and Rahman; licensee BioMed Central Ltd.","author":[{"dropping-particle":"","family":"MS","given":"Rahman","non-dropping-particle":"","parse-names":false,"suffix":""},{"dropping-particle":"","family":"ML","given":"Rahman","non-dropping-particle":"","parse-names":false,"suffix":""}],"container-title":"AIDS research and therapy","id":"ITEM-3","issued":{"date-parts":[["2007","5","12"]]},"publisher":"AIDS Res Ther","title":"Media and education play a tremendous role in mounting AIDS awareness among married couples in Bangladesh","type":"article-journal","volume":"4"},"uris":["http://www.mendeley.com/documents/?uuid=be3a4470-8a41-3145-8105-bb731b2af531"]}],"mendeley":{"formattedCitation":"&lt;sup&gt;36–38&lt;/sup&gt;","plainTextFormattedCitation":"36–38","previouslyFormattedCitation":"&lt;sup&gt;35–37&lt;/sup&gt;"},"properties":{"noteIndex":0},"schema":"https://github.com/citation-style-language/schema/raw/master/csl-citation.json"}</w:instrText>
      </w:r>
      <w:r w:rsidR="003A22D7">
        <w:rPr>
          <w:rFonts w:ascii="Times New Roman" w:hAnsi="Times New Roman" w:cs="Times New Roman"/>
          <w:sz w:val="24"/>
          <w:szCs w:val="24"/>
        </w:rPr>
        <w:fldChar w:fldCharType="separate"/>
      </w:r>
      <w:r w:rsidR="00B26195" w:rsidRPr="00B26195">
        <w:rPr>
          <w:rFonts w:ascii="Times New Roman" w:hAnsi="Times New Roman" w:cs="Times New Roman"/>
          <w:noProof/>
          <w:sz w:val="24"/>
          <w:szCs w:val="24"/>
          <w:vertAlign w:val="superscript"/>
        </w:rPr>
        <w:t>36–38</w:t>
      </w:r>
      <w:r w:rsidR="003A22D7">
        <w:rPr>
          <w:rFonts w:ascii="Times New Roman" w:hAnsi="Times New Roman" w:cs="Times New Roman"/>
          <w:sz w:val="24"/>
          <w:szCs w:val="24"/>
        </w:rPr>
        <w:fldChar w:fldCharType="end"/>
      </w:r>
      <w:r w:rsidRPr="00B36F30">
        <w:rPr>
          <w:rFonts w:ascii="Times New Roman" w:hAnsi="Times New Roman" w:cs="Times New Roman"/>
          <w:sz w:val="24"/>
          <w:szCs w:val="24"/>
        </w:rPr>
        <w:t xml:space="preserve">. </w:t>
      </w:r>
      <w:ins w:id="621" w:author="Microsoft account" w:date="2021-09-01T00:07:00Z">
        <w:r w:rsidR="00F361FD" w:rsidRPr="00F361FD">
          <w:rPr>
            <w:rFonts w:ascii="Times New Roman" w:hAnsi="Times New Roman" w:cs="Times New Roman"/>
            <w:sz w:val="24"/>
            <w:szCs w:val="24"/>
          </w:rPr>
          <w:t>Previous studies have identified</w:t>
        </w:r>
      </w:ins>
      <w:ins w:id="622" w:author="Microsoft account" w:date="2021-09-01T00:08:00Z">
        <w:r w:rsidR="00F361FD">
          <w:rPr>
            <w:rFonts w:ascii="Times New Roman" w:hAnsi="Times New Roman" w:cs="Times New Roman"/>
            <w:sz w:val="24"/>
            <w:szCs w:val="24"/>
          </w:rPr>
          <w:t xml:space="preserve"> </w:t>
        </w:r>
        <w:r w:rsidR="00F361FD" w:rsidRPr="00F361FD">
          <w:rPr>
            <w:rFonts w:ascii="Times New Roman" w:hAnsi="Times New Roman" w:cs="Times New Roman"/>
            <w:sz w:val="24"/>
            <w:szCs w:val="24"/>
          </w:rPr>
          <w:t>women’s education has wider repercussions and as per the current study education increases the chances of having higher HIV knowledge</w:t>
        </w:r>
      </w:ins>
      <w:ins w:id="623" w:author="Microsoft account" w:date="2021-09-01T00:09:00Z">
        <w:r w:rsidR="00F361FD">
          <w:rPr>
            <w:rFonts w:ascii="Times New Roman" w:hAnsi="Times New Roman" w:cs="Times New Roman"/>
            <w:sz w:val="24"/>
            <w:szCs w:val="24"/>
          </w:rPr>
          <w:t xml:space="preserve"> </w:t>
        </w:r>
      </w:ins>
      <w:ins w:id="624" w:author="Microsoft account" w:date="2021-09-01T00:13:00Z">
        <w:r w:rsidR="00F361FD">
          <w:rPr>
            <w:rFonts w:ascii="Times New Roman" w:hAnsi="Times New Roman" w:cs="Times New Roman"/>
            <w:sz w:val="24"/>
            <w:szCs w:val="24"/>
          </w:rPr>
          <w:fldChar w:fldCharType="begin" w:fldLock="1"/>
        </w:r>
      </w:ins>
      <w:r w:rsidR="00B26195">
        <w:rPr>
          <w:rFonts w:ascii="Times New Roman" w:hAnsi="Times New Roman" w:cs="Times New Roman"/>
          <w:sz w:val="24"/>
          <w:szCs w:val="24"/>
        </w:rPr>
        <w:instrText>ADDIN CSL_CITATION {"citationItems":[{"id":"ITEM-1","itemData":{"DOI":"10.1186/S12889-016-3512-0","ISSN":"1471-2458","abstract":"Globally, women share an indiscriminate burden of the HIV epidemic and the associated socioeconomic consequences. Previous studies have demonstrated a positive correlation between levels of HIV knowledge with its prevalence. However, for Bangladesh such evidence is non-existent. In this study, we aimed to explore the extent of HIV knowledge in relation to the socio-demographic variables such as age, region, area of residence i.e., urban or rural, wealth index and education, and investigate the factors influencing the level of HIV knowledge among Bangladeshi women. We used data from the Bangladesh Demographic and Health Survey (BDHS) survey conducted in 2011. In total 12,512 women ageing between 15 and 49 ever hearing about HIV regardless of HIV status were selected for this study. HIV knowledge level was estimated by analyzing respondents’ answers to a set of 11 basic questions indicative of general awareness and mode of transmission. Descriptive statistics, cross-tabulation and multinominal logistic regression were performed for data analysis. Little over half the respondents had good knowledge regarding HIV transmission risks. The mean HIV knowledge score was −0.001 (SD 0.914). Average correct response rate about mode of transmission was higher than for general awareness. Educational level of women and sex of household head were found to be significantly associated with HIV knowledge in the high score group. Those with no education, primary education or secondary education were less likely to be in the high score group for HIV knowledge when compared with those with higher than secondary level of education. Similarly those with male as household head were less likely to be in the higher score group for HIV knowledge. Level of HIV knowledge among Bangladeshi women is quite low, and the limiting factors are rooted in various demographic and household characteristics. Education and sex of the household head have been found to be significantly correlated with the level of HIV knowledge and propound sound grounds for their incorporation in the future HIV prevention strategies. Education of women may also have wider ramifications allowing reduction in gender inequality, which in turn favors higher knowledge about HIV.","author":[{"dropping-particle":"","family":"Yaya","given":"Sanni","non-dropping-particle":"","parse-names":false,"suffix":""},{"dropping-particle":"","family":"Bishwajit","given":"Ghose","non-dropping-particle":"","parse-names":false,"suffix":""},{"dropping-particle":"","family":"Danhoundo","given":"Georges","non-dropping-particle":"","parse-names":false,"suffix":""},{"dropping-particle":"","family":"Shah","given":"Vaibhav","non-dropping-particle":"","parse-names":false,"suffix":""},{"dropping-particle":"","family":"Ekholuenetale","given":"Michael","non-dropping-particle":"","parse-names":false,"suffix":""}],"container-title":"BMC Public Health 2016 16:1","id":"ITEM-1","issue":"1","issued":{"date-parts":[["2016","8","17"]]},"page":"1-9","publisher":"BioMed Central","title":"Trends and determinants of HIV/AIDS knowledge among women in Bangladesh","type":"article-journal","volume":"16"},"uris":["http://www.mendeley.com/documents/?uuid=43bf16dd-02a6-3c9f-811e-b2ce82ddac1b"]}],"mendeley":{"formattedCitation":"&lt;sup&gt;39&lt;/sup&gt;","plainTextFormattedCitation":"39","previouslyFormattedCitation":"&lt;sup&gt;38&lt;/sup&gt;"},"properties":{"noteIndex":0},"schema":"https://github.com/citation-style-language/schema/raw/master/csl-citation.json"}</w:instrText>
      </w:r>
      <w:r w:rsidR="00F361FD">
        <w:rPr>
          <w:rFonts w:ascii="Times New Roman" w:hAnsi="Times New Roman" w:cs="Times New Roman"/>
          <w:sz w:val="24"/>
          <w:szCs w:val="24"/>
        </w:rPr>
        <w:fldChar w:fldCharType="separate"/>
      </w:r>
      <w:r w:rsidR="00B26195" w:rsidRPr="00B26195">
        <w:rPr>
          <w:rFonts w:ascii="Times New Roman" w:hAnsi="Times New Roman" w:cs="Times New Roman"/>
          <w:noProof/>
          <w:sz w:val="24"/>
          <w:szCs w:val="24"/>
          <w:vertAlign w:val="superscript"/>
        </w:rPr>
        <w:t>39</w:t>
      </w:r>
      <w:ins w:id="625" w:author="Microsoft account" w:date="2021-09-01T00:13:00Z">
        <w:r w:rsidR="00F361FD">
          <w:rPr>
            <w:rFonts w:ascii="Times New Roman" w:hAnsi="Times New Roman" w:cs="Times New Roman"/>
            <w:sz w:val="24"/>
            <w:szCs w:val="24"/>
          </w:rPr>
          <w:fldChar w:fldCharType="end"/>
        </w:r>
      </w:ins>
      <w:ins w:id="626" w:author="Microsoft account" w:date="2021-09-01T00:08:00Z">
        <w:r w:rsidR="00F361FD" w:rsidRPr="00F361FD">
          <w:rPr>
            <w:rFonts w:ascii="Times New Roman" w:hAnsi="Times New Roman" w:cs="Times New Roman"/>
            <w:sz w:val="24"/>
            <w:szCs w:val="24"/>
          </w:rPr>
          <w:t>.</w:t>
        </w:r>
      </w:ins>
    </w:p>
    <w:p w14:paraId="262C3A4D" w14:textId="2D4BAA1D" w:rsidR="00182FA3" w:rsidRPr="00B36F30" w:rsidRDefault="00182FA3" w:rsidP="00067FD0">
      <w:pPr>
        <w:spacing w:after="0" w:line="480" w:lineRule="auto"/>
        <w:rPr>
          <w:rFonts w:ascii="Times New Roman" w:hAnsi="Times New Roman" w:cs="Times New Roman"/>
          <w:sz w:val="24"/>
          <w:szCs w:val="24"/>
        </w:rPr>
      </w:pPr>
      <w:r w:rsidRPr="00B36F30">
        <w:rPr>
          <w:rFonts w:ascii="Times New Roman" w:hAnsi="Times New Roman" w:cs="Times New Roman"/>
          <w:sz w:val="24"/>
          <w:szCs w:val="24"/>
        </w:rPr>
        <w:lastRenderedPageBreak/>
        <w:t xml:space="preserve">Our study also </w:t>
      </w:r>
      <w:del w:id="627" w:author="Chowdhury,Muhammad Abdul Baker" w:date="2021-07-30T22:52:00Z">
        <w:r w:rsidRPr="00B36F30" w:rsidDel="00C0058F">
          <w:rPr>
            <w:rFonts w:ascii="Times New Roman" w:hAnsi="Times New Roman" w:cs="Times New Roman"/>
            <w:sz w:val="24"/>
            <w:szCs w:val="24"/>
          </w:rPr>
          <w:delText xml:space="preserve">disclosed </w:delText>
        </w:r>
      </w:del>
      <w:ins w:id="628" w:author="Chowdhury,Muhammad Abdul Baker" w:date="2021-07-30T22:52:00Z">
        <w:r w:rsidR="00C0058F">
          <w:rPr>
            <w:rFonts w:ascii="Times New Roman" w:hAnsi="Times New Roman" w:cs="Times New Roman"/>
            <w:sz w:val="24"/>
            <w:szCs w:val="24"/>
          </w:rPr>
          <w:t>identified</w:t>
        </w:r>
        <w:r w:rsidR="00C0058F" w:rsidRPr="00B36F30">
          <w:rPr>
            <w:rFonts w:ascii="Times New Roman" w:hAnsi="Times New Roman" w:cs="Times New Roman"/>
            <w:sz w:val="24"/>
            <w:szCs w:val="24"/>
          </w:rPr>
          <w:t xml:space="preserve"> </w:t>
        </w:r>
      </w:ins>
      <w:r w:rsidRPr="00B36F30">
        <w:rPr>
          <w:rFonts w:ascii="Times New Roman" w:hAnsi="Times New Roman" w:cs="Times New Roman"/>
          <w:sz w:val="24"/>
          <w:szCs w:val="24"/>
        </w:rPr>
        <w:t xml:space="preserve">that married women who have access to mass media were likely to have higher knowledge about HIV awareness. Earlier publications showed the similar result about the influence of mass media accessibility regarding HIV awareness among the married women </w:t>
      </w:r>
      <w:r w:rsidR="003A22D7">
        <w:rPr>
          <w:rFonts w:ascii="Times New Roman" w:hAnsi="Times New Roman" w:cs="Times New Roman"/>
          <w:sz w:val="24"/>
          <w:szCs w:val="24"/>
        </w:rPr>
        <w:fldChar w:fldCharType="begin" w:fldLock="1"/>
      </w:r>
      <w:r w:rsidR="00B26195">
        <w:rPr>
          <w:rFonts w:ascii="Times New Roman" w:hAnsi="Times New Roman" w:cs="Times New Roman"/>
          <w:sz w:val="24"/>
          <w:szCs w:val="24"/>
        </w:rPr>
        <w:instrText>ADDIN CSL_CITATION {"citationItems":[{"id":"ITEM-1","itemData":{"DOI":"10.1186/1742-6405-4-10","ISSN":"1742-6405","abstract":"To quarantine the spreading possibility of HIV virus to general population boosting public awareness is must. But the proper awareness level is substantially low in Bangladesh. This paper aims to identify the factors associated with the awareness regarding HIV/AIDS through a bivariate and multivariate analysis using the data extracted from Bangladesh Demography and Health Survey (BDHS) 1999–2000. The findings of both techniques show that education, occupation, socioeconomic status, status of household food consumption, area of residence and media exposure have significant (p &lt; 0.001) contribution in determining HIV/AIDS awareness level. It also reveals that media, particularly TV, and education play the leading role regarding this issue while the others have an indirect relationship. The odds of awareness among higher educated women and men were 4.69 and 77.73 times of no educated women and men respectively. In addition, both women and men those who regularly watch TV were 8.6 times more likely to be aware about AIDS compared to those who never watch TV. This phenomenon holds true for both women and men. At this instant it is urgent to give emphasis on education, alleviation of poverty, ensuring electronic media exposure, head to head communication program, institutional based sex education and necessary information to learn about HIV/AIDS for the young, adult and adolescents all over the country.","author":[{"dropping-particle":"","family":"Rahman","given":"Mohammad Shafiqur","non-dropping-particle":"","parse-names":false,"suffix":""},{"dropping-particle":"","family":"Rahman","given":"Mohammad Lutfor","non-dropping-particle":"","parse-names":false,"suffix":""}],"container-title":"AIDS Research and Therapy 2007 4:1","id":"ITEM-1","issue":"1","issued":{"date-parts":[["2007","5","12"]]},"page":"1-7","publisher":"BioMed Central","title":"Media and education play a tremendous role in mounting AIDS awareness among married couples in Bangladesh","type":"article-journal","volume":"4"},"uris":["http://www.mendeley.com/documents/?uuid=23003f2c-85b8-3474-b8ca-9c6b412895fe"]},{"id":"ITEM-2","itemData":{"DOI":"10.5455/AJPMPH.20190904055225","ISSN":"2576-3741","abstract":"Background: Knowledge about Human Immunodeficiency Virus (HIV)/Acquired Immune Deficiency Syndrome (AIDS) is crucial to prevent the HIV/AIDS disease burden, especially for the women of reproductive age to protect their offspring from mother-to-child transmissions of HIV/AIDS. This study aims to explore the prevalence and correlates of HIV/AIDS knowledge among ever-married reproductive women in Bangladesh. Methods: Data were extracted from a nationally representative two-stage stratified Bangladesh Demographic and Health Survey conducted in 2014. The knowledge level of women regarding HIV/AIDS was constructed by scoring 11 dichotomous knowledge questions and classified into low, moderate, and high level by using the principal component analysis. Multiple multinomial logistic regression model was fitted to identify the correlates. Results: Among 17,863 ever-married women of reproductive age, 70% had ever heard about HIV/AIDS, and 34.2% had low, 33.0% had moderate, and 32.8% had high level of HIV/AIDS knowledge. Women with age at first marriage between 15 and 19 years and ≥20 years of age were, respectively, 1.18 and 1.85 times more likely to have high HIV/AIDS knowledge than women who got married before 15 years of age. Compared to illiterate women, women who have completed primary and secondary or higher education had higher odds of having both moderate and high HIV/AIDS knowledge. Women exposed to mass media were 2.39 and 2.91 times more likely to have moderate and high HIV/AIDS knowledge respectively than women without mass-media exposure. Conclusions: Findings of this study stress the importance of building awareness regarding the transmissions and consequences of HIV/AIDS among women of reproductive age in order to avert the risk of further spread. Through promotion of female education, incorporation of HIV/AIDS teaching in the national curriculum and vigorous mass media campaigns, women’s awareness about HIV/AIDS can be enhanced effectively. Also, strict enforcement of policy to prevent early marriage will aid in better control of HIV in Bangladesh.","author":[{"dropping-particle":"","family":"Tariqujjaman","given":"Md.","non-dropping-particle":"","parse-names":false,"suffix":""},{"dropping-particle":"","family":"Hasan","given":"Md. Mehedi","non-dropping-particle":"","parse-names":false,"suffix":""},{"dropping-particle":"","family":"Moitry","given":"Aninda Nishat","non-dropping-particle":"","parse-names":false,"suffix":""},{"dropping-particle":"","family":"Huda","given":"Syed Quamrul","non-dropping-particle":"","parse-names":false,"suffix":""},{"dropping-particle":"","family":"Irfan","given":"Samira Dishti","non-dropping-particle":"","parse-names":false,"suffix":""},{"dropping-particle":"","family":"MahfuzurRahman","given":"","non-dropping-particle":"","parse-names":false,"suffix":""},{"dropping-particle":"","family":"Kafi","given":"Mohammad Abdullah Heel","non-dropping-particle":"","parse-names":false,"suffix":""},{"dropping-particle":"","family":"Azad","given":"Md. Rashidul","non-dropping-particle":"","parse-names":false,"suffix":""},{"dropping-particle":"","family":"Sarma","given":"Haribondhu","non-dropping-particle":"","parse-names":false,"suffix":""},{"dropping-particle":"","family":"Hossain","given":"Mohammad Bellal","non-dropping-particle":"","parse-names":false,"suffix":""}],"container-title":"American Journal of Preventive Medicine and Public Health","id":"ITEM-2","issue":"2","issued":{"date-parts":[["2020","3","18"]]},"page":"26-38","publisher":"American Journal of Preventive Medicine and Public Health","title":"Prevalence and correlates of HIV/AIDS knowledge among ever married women of\nreproductive age in Bangladesh: an update from the Bangladesh Demographic and\nHealth Survey 2014","type":"article-journal","volume":"6"},"uris":["http://www.mendeley.com/documents/?uuid=d3f3ed09-10f4-3f94-ae3b-6c9a896853c1"]}],"mendeley":{"formattedCitation":"&lt;sup&gt;40,41&lt;/sup&gt;","plainTextFormattedCitation":"40,41","previouslyFormattedCitation":"&lt;sup&gt;39,40&lt;/sup&gt;"},"properties":{"noteIndex":0},"schema":"https://github.com/citation-style-language/schema/raw/master/csl-citation.json"}</w:instrText>
      </w:r>
      <w:r w:rsidR="003A22D7">
        <w:rPr>
          <w:rFonts w:ascii="Times New Roman" w:hAnsi="Times New Roman" w:cs="Times New Roman"/>
          <w:sz w:val="24"/>
          <w:szCs w:val="24"/>
        </w:rPr>
        <w:fldChar w:fldCharType="separate"/>
      </w:r>
      <w:r w:rsidR="00B26195" w:rsidRPr="00B26195">
        <w:rPr>
          <w:rFonts w:ascii="Times New Roman" w:hAnsi="Times New Roman" w:cs="Times New Roman"/>
          <w:noProof/>
          <w:sz w:val="24"/>
          <w:szCs w:val="24"/>
          <w:vertAlign w:val="superscript"/>
        </w:rPr>
        <w:t>40,41</w:t>
      </w:r>
      <w:r w:rsidR="003A22D7">
        <w:rPr>
          <w:rFonts w:ascii="Times New Roman" w:hAnsi="Times New Roman" w:cs="Times New Roman"/>
          <w:sz w:val="24"/>
          <w:szCs w:val="24"/>
        </w:rPr>
        <w:fldChar w:fldCharType="end"/>
      </w:r>
      <w:r w:rsidR="003A22D7">
        <w:rPr>
          <w:rFonts w:ascii="Times New Roman" w:hAnsi="Times New Roman" w:cs="Times New Roman"/>
          <w:sz w:val="24"/>
          <w:szCs w:val="24"/>
        </w:rPr>
        <w:t>.</w:t>
      </w:r>
      <w:ins w:id="629" w:author="Microsoft account" w:date="2021-09-01T00:34:00Z">
        <w:r w:rsidR="003B2CD1">
          <w:rPr>
            <w:rFonts w:ascii="Times New Roman" w:hAnsi="Times New Roman" w:cs="Times New Roman"/>
            <w:sz w:val="24"/>
            <w:szCs w:val="24"/>
          </w:rPr>
          <w:t xml:space="preserve"> </w:t>
        </w:r>
      </w:ins>
      <w:ins w:id="630" w:author="Microsoft account" w:date="2021-09-01T00:42:00Z">
        <w:r w:rsidR="003B2CD1" w:rsidRPr="003B2CD1">
          <w:rPr>
            <w:rFonts w:ascii="Times New Roman" w:hAnsi="Times New Roman" w:cs="Times New Roman"/>
            <w:sz w:val="24"/>
            <w:szCs w:val="24"/>
          </w:rPr>
          <w:t xml:space="preserve">Social barriers to increasing knowledge about </w:t>
        </w:r>
      </w:ins>
      <w:ins w:id="631" w:author="Microsoft account" w:date="2021-09-01T09:20:00Z">
        <w:r w:rsidR="00860C29">
          <w:rPr>
            <w:rFonts w:ascii="Times New Roman" w:hAnsi="Times New Roman" w:cs="Times New Roman"/>
            <w:sz w:val="24"/>
            <w:szCs w:val="24"/>
          </w:rPr>
          <w:t>sexually transmitted diseases</w:t>
        </w:r>
      </w:ins>
      <w:ins w:id="632" w:author="Microsoft account" w:date="2021-09-01T00:42:00Z">
        <w:r w:rsidR="003B2CD1" w:rsidRPr="003B2CD1">
          <w:rPr>
            <w:rFonts w:ascii="Times New Roman" w:hAnsi="Times New Roman" w:cs="Times New Roman"/>
            <w:sz w:val="24"/>
            <w:szCs w:val="24"/>
          </w:rPr>
          <w:t xml:space="preserve"> are decreasing with </w:t>
        </w:r>
      </w:ins>
      <w:ins w:id="633" w:author="Microsoft account" w:date="2021-09-01T09:23:00Z">
        <w:r w:rsidR="00860C29">
          <w:rPr>
            <w:rFonts w:ascii="Times New Roman" w:hAnsi="Times New Roman" w:cs="Times New Roman"/>
            <w:sz w:val="24"/>
            <w:szCs w:val="24"/>
          </w:rPr>
          <w:t xml:space="preserve">the </w:t>
        </w:r>
      </w:ins>
      <w:ins w:id="634" w:author="Microsoft account" w:date="2021-09-01T00:42:00Z">
        <w:r w:rsidR="00860C29">
          <w:rPr>
            <w:rFonts w:ascii="Times New Roman" w:hAnsi="Times New Roman" w:cs="Times New Roman"/>
            <w:sz w:val="24"/>
            <w:szCs w:val="24"/>
          </w:rPr>
          <w:t>access of</w:t>
        </w:r>
        <w:r w:rsidR="003B2CD1" w:rsidRPr="003B2CD1">
          <w:rPr>
            <w:rFonts w:ascii="Times New Roman" w:hAnsi="Times New Roman" w:cs="Times New Roman"/>
            <w:sz w:val="24"/>
            <w:szCs w:val="24"/>
          </w:rPr>
          <w:t xml:space="preserve"> media and social media</w:t>
        </w:r>
      </w:ins>
      <w:ins w:id="635" w:author="Microsoft account" w:date="2021-09-01T00:40:00Z">
        <w:r w:rsidR="003B2CD1">
          <w:t xml:space="preserve"> </w:t>
        </w:r>
      </w:ins>
      <w:ins w:id="636" w:author="Microsoft account" w:date="2021-09-01T09:25:00Z">
        <w:r w:rsidR="003726B7">
          <w:fldChar w:fldCharType="begin" w:fldLock="1"/>
        </w:r>
      </w:ins>
      <w:r w:rsidR="00B26195">
        <w:instrText>ADDIN CSL_CITATION {"citationItems":[{"id":"ITEM-1","itemData":{"DOI":"10.1097/00007435-200211000-00012","ISSN":"01485717","PMID":"12438906","abstract":"Background: Only a limited number of studies have examined the effects of social networks on sexually transmitted diseases (STDs), although the findings of such studies would be helpful in designing more effective prevention strategies. Goal: This study attempts (1) to determine whether there are any social network effects on STD transmission after controlling for other risk factors and (2) to explore the possible mechanisms by which social networks exert their effects. Study Design: Logistic regressions examine the effects of friendship networks on STD transmission using data drawn from the Chicago Health and Social Life Survey (CHSLS). Additional logistic regressions probe the possible mechanisms (social control versus information and dyadic versus third party) that account for how the observed effects of networks might arise. Results and Conclusion: Among people who had fewer than 13 lifetime sex partners, those with no social friends were only 0.4 times as likely to be infected as those with one or more social friends. Among people who had 13 or more lifetime partners, those with many friends (5 or 6) but weak ties to them (talking less than once a day with them) were only 0.2 times as likely to be infected as those with either fewer friends or stronger ties to their friends. Additional regressions suggest that network effects resting on dyadic control prevail among those with fewer than 13 lifetime sex partners. In contrast, network effects resting on information exchange among third parties prevail among those with 13 or more lifetime partners.","author":[{"dropping-particle":"","family":"Youm","given":"Yoosik","non-dropping-particle":"","parse-names":false,"suffix":""},{"dropping-particle":"","family":"Laumann","given":"Edward O.","non-dropping-particle":"","parse-names":false,"suffix":""}],"container-title":"Sexually Transmitted Diseases","id":"ITEM-1","issue":"11","issued":{"date-parts":[["2002"]]},"page":"689-697","title":"Social network effects on the transmission of sexually transmitted diseases","type":"article-journal","volume":"29"},"uris":["http://www.mendeley.com/documents/?uuid=cacab429-5623-30ba-aaa1-f9e4edad68a2"]}],"mendeley":{"formattedCitation":"&lt;sup&gt;42&lt;/sup&gt;","plainTextFormattedCitation":"42","previouslyFormattedCitation":"&lt;sup&gt;41&lt;/sup&gt;"},"properties":{"noteIndex":0},"schema":"https://github.com/citation-style-language/schema/raw/master/csl-citation.json"}</w:instrText>
      </w:r>
      <w:r w:rsidR="003726B7">
        <w:fldChar w:fldCharType="separate"/>
      </w:r>
      <w:r w:rsidR="00B26195" w:rsidRPr="00B26195">
        <w:rPr>
          <w:noProof/>
          <w:vertAlign w:val="superscript"/>
        </w:rPr>
        <w:t>42</w:t>
      </w:r>
      <w:ins w:id="637" w:author="Microsoft account" w:date="2021-09-01T09:25:00Z">
        <w:r w:rsidR="003726B7">
          <w:fldChar w:fldCharType="end"/>
        </w:r>
      </w:ins>
      <w:del w:id="638" w:author="Microsoft account" w:date="2021-09-01T00:34:00Z">
        <w:r w:rsidRPr="00B36F30" w:rsidDel="003B2CD1">
          <w:rPr>
            <w:rFonts w:ascii="Times New Roman" w:hAnsi="Times New Roman" w:cs="Times New Roman"/>
            <w:sz w:val="24"/>
            <w:szCs w:val="24"/>
          </w:rPr>
          <w:delText xml:space="preserve"> </w:delText>
        </w:r>
      </w:del>
      <w:ins w:id="639" w:author="Microsoft account" w:date="2021-09-01T00:33:00Z">
        <w:r w:rsidR="003B2CD1" w:rsidRPr="003B2CD1">
          <w:rPr>
            <w:rFonts w:ascii="Times New Roman" w:hAnsi="Times New Roman" w:cs="Times New Roman"/>
            <w:sz w:val="24"/>
            <w:szCs w:val="24"/>
          </w:rPr>
          <w:t>.</w:t>
        </w:r>
      </w:ins>
      <w:ins w:id="640" w:author="Microsoft account" w:date="2021-09-01T00:34:00Z">
        <w:r w:rsidR="003B2CD1">
          <w:rPr>
            <w:rFonts w:ascii="Times New Roman" w:hAnsi="Times New Roman" w:cs="Times New Roman"/>
            <w:sz w:val="24"/>
            <w:szCs w:val="24"/>
          </w:rPr>
          <w:t xml:space="preserve"> </w:t>
        </w:r>
      </w:ins>
      <w:r w:rsidRPr="00B36F30">
        <w:rPr>
          <w:rFonts w:ascii="Times New Roman" w:hAnsi="Times New Roman" w:cs="Times New Roman"/>
          <w:sz w:val="24"/>
          <w:szCs w:val="24"/>
        </w:rPr>
        <w:t>Similarly richest respondents showed having comparatively higher knowledge regarding HIV than the other categories of wealth indexed people.</w:t>
      </w:r>
      <w:ins w:id="641" w:author="Microsoft account" w:date="2021-09-01T09:43:00Z">
        <w:r w:rsidR="005413C5" w:rsidRPr="005413C5">
          <w:t xml:space="preserve"> </w:t>
        </w:r>
      </w:ins>
      <w:ins w:id="642" w:author="Microsoft account" w:date="2021-09-01T10:08:00Z">
        <w:r w:rsidR="008E157D" w:rsidRPr="008E157D">
          <w:rPr>
            <w:rFonts w:ascii="Times New Roman" w:hAnsi="Times New Roman" w:cs="Times New Roman"/>
            <w:sz w:val="24"/>
            <w:szCs w:val="24"/>
            <w:rPrChange w:id="643" w:author="Microsoft account" w:date="2021-09-01T10:12:00Z">
              <w:rPr/>
            </w:rPrChange>
          </w:rPr>
          <w:t xml:space="preserve">In our study, </w:t>
        </w:r>
      </w:ins>
      <w:ins w:id="644" w:author="Microsoft account" w:date="2021-09-01T09:43:00Z">
        <w:r w:rsidR="008E157D" w:rsidRPr="00494108">
          <w:rPr>
            <w:rFonts w:ascii="Times New Roman" w:hAnsi="Times New Roman" w:cs="Times New Roman"/>
            <w:sz w:val="24"/>
            <w:szCs w:val="24"/>
          </w:rPr>
          <w:t>household wealth status was</w:t>
        </w:r>
        <w:r w:rsidR="005413C5" w:rsidRPr="00BA720D">
          <w:rPr>
            <w:rFonts w:ascii="Times New Roman" w:hAnsi="Times New Roman" w:cs="Times New Roman"/>
            <w:sz w:val="24"/>
            <w:szCs w:val="24"/>
          </w:rPr>
          <w:t xml:space="preserve"> significantly associated with </w:t>
        </w:r>
      </w:ins>
      <w:ins w:id="645" w:author="Microsoft account" w:date="2021-09-01T10:10:00Z">
        <w:r w:rsidR="008E157D" w:rsidRPr="00B26195">
          <w:rPr>
            <w:rFonts w:ascii="Times New Roman" w:hAnsi="Times New Roman" w:cs="Times New Roman"/>
            <w:sz w:val="24"/>
            <w:szCs w:val="24"/>
          </w:rPr>
          <w:t xml:space="preserve">levels of </w:t>
        </w:r>
      </w:ins>
      <w:ins w:id="646" w:author="Microsoft account" w:date="2021-09-01T09:43:00Z">
        <w:r w:rsidR="008E157D" w:rsidRPr="008E157D">
          <w:rPr>
            <w:rFonts w:ascii="Times New Roman" w:hAnsi="Times New Roman" w:cs="Times New Roman"/>
            <w:sz w:val="24"/>
            <w:szCs w:val="24"/>
          </w:rPr>
          <w:t>HIV knowledge</w:t>
        </w:r>
        <w:r w:rsidR="005413C5" w:rsidRPr="008E157D">
          <w:rPr>
            <w:rFonts w:ascii="Times New Roman" w:hAnsi="Times New Roman" w:cs="Times New Roman"/>
            <w:sz w:val="24"/>
            <w:szCs w:val="24"/>
          </w:rPr>
          <w:t>.</w:t>
        </w:r>
        <w:r w:rsidR="005413C5" w:rsidRPr="005413C5">
          <w:rPr>
            <w:rFonts w:ascii="Times New Roman" w:hAnsi="Times New Roman" w:cs="Times New Roman"/>
            <w:sz w:val="24"/>
            <w:szCs w:val="24"/>
          </w:rPr>
          <w:t xml:space="preserve"> </w:t>
        </w:r>
      </w:ins>
      <w:ins w:id="647" w:author="Microsoft account" w:date="2021-09-01T10:22:00Z">
        <w:r w:rsidR="001C0CAB">
          <w:rPr>
            <w:rFonts w:ascii="Times New Roman" w:hAnsi="Times New Roman" w:cs="Times New Roman"/>
            <w:sz w:val="24"/>
            <w:szCs w:val="24"/>
          </w:rPr>
          <w:t>P</w:t>
        </w:r>
      </w:ins>
      <w:ins w:id="648" w:author="Microsoft account" w:date="2021-09-01T09:43:00Z">
        <w:r w:rsidR="001C0CAB">
          <w:rPr>
            <w:rFonts w:ascii="Times New Roman" w:hAnsi="Times New Roman" w:cs="Times New Roman"/>
            <w:sz w:val="24"/>
            <w:szCs w:val="24"/>
          </w:rPr>
          <w:t xml:space="preserve">oorest </w:t>
        </w:r>
        <w:r w:rsidR="005413C5" w:rsidRPr="005413C5">
          <w:rPr>
            <w:rFonts w:ascii="Times New Roman" w:hAnsi="Times New Roman" w:cs="Times New Roman"/>
            <w:sz w:val="24"/>
            <w:szCs w:val="24"/>
          </w:rPr>
          <w:t xml:space="preserve">were less likely to be in the </w:t>
        </w:r>
      </w:ins>
      <w:ins w:id="649" w:author="Microsoft account" w:date="2021-09-01T10:23:00Z">
        <w:r w:rsidR="001C0CAB">
          <w:rPr>
            <w:rFonts w:ascii="Times New Roman" w:hAnsi="Times New Roman" w:cs="Times New Roman"/>
            <w:sz w:val="24"/>
            <w:szCs w:val="24"/>
          </w:rPr>
          <w:t>“H</w:t>
        </w:r>
      </w:ins>
      <w:ins w:id="650" w:author="Microsoft account" w:date="2021-09-01T09:43:00Z">
        <w:r w:rsidR="001C0CAB">
          <w:rPr>
            <w:rFonts w:ascii="Times New Roman" w:hAnsi="Times New Roman" w:cs="Times New Roman"/>
            <w:sz w:val="24"/>
            <w:szCs w:val="24"/>
          </w:rPr>
          <w:t xml:space="preserve">igh </w:t>
        </w:r>
      </w:ins>
      <w:ins w:id="651" w:author="Microsoft account" w:date="2021-09-01T10:23:00Z">
        <w:r w:rsidR="001C0CAB">
          <w:rPr>
            <w:rFonts w:ascii="Times New Roman" w:hAnsi="Times New Roman" w:cs="Times New Roman"/>
            <w:sz w:val="24"/>
            <w:szCs w:val="24"/>
          </w:rPr>
          <w:t>S</w:t>
        </w:r>
      </w:ins>
      <w:ins w:id="652" w:author="Microsoft account" w:date="2021-09-01T09:43:00Z">
        <w:r w:rsidR="005413C5" w:rsidRPr="005413C5">
          <w:rPr>
            <w:rFonts w:ascii="Times New Roman" w:hAnsi="Times New Roman" w:cs="Times New Roman"/>
            <w:sz w:val="24"/>
            <w:szCs w:val="24"/>
          </w:rPr>
          <w:t>core</w:t>
        </w:r>
      </w:ins>
      <w:ins w:id="653" w:author="Microsoft account" w:date="2021-09-01T10:23:00Z">
        <w:r w:rsidR="001C0CAB">
          <w:rPr>
            <w:rFonts w:ascii="Times New Roman" w:hAnsi="Times New Roman" w:cs="Times New Roman"/>
            <w:sz w:val="24"/>
            <w:szCs w:val="24"/>
          </w:rPr>
          <w:t>”</w:t>
        </w:r>
      </w:ins>
      <w:ins w:id="654" w:author="Microsoft account" w:date="2021-09-01T09:43:00Z">
        <w:r w:rsidR="005413C5" w:rsidRPr="005413C5">
          <w:rPr>
            <w:rFonts w:ascii="Times New Roman" w:hAnsi="Times New Roman" w:cs="Times New Roman"/>
            <w:sz w:val="24"/>
            <w:szCs w:val="24"/>
          </w:rPr>
          <w:t xml:space="preserve"> group of HIV knowledge than for those who were in the </w:t>
        </w:r>
        <w:r w:rsidR="001C0CAB">
          <w:rPr>
            <w:rFonts w:ascii="Times New Roman" w:hAnsi="Times New Roman" w:cs="Times New Roman"/>
            <w:sz w:val="24"/>
            <w:szCs w:val="24"/>
          </w:rPr>
          <w:t>richest</w:t>
        </w:r>
      </w:ins>
      <w:ins w:id="655" w:author="Microsoft account" w:date="2021-09-01T10:24:00Z">
        <w:r w:rsidR="00494108">
          <w:rPr>
            <w:rFonts w:ascii="Times New Roman" w:hAnsi="Times New Roman" w:cs="Times New Roman"/>
            <w:sz w:val="24"/>
            <w:szCs w:val="24"/>
          </w:rPr>
          <w:t xml:space="preserve"> group</w:t>
        </w:r>
      </w:ins>
      <w:ins w:id="656" w:author="Microsoft account" w:date="2021-09-01T09:43:00Z">
        <w:r w:rsidR="005413C5" w:rsidRPr="005413C5">
          <w:rPr>
            <w:rFonts w:ascii="Times New Roman" w:hAnsi="Times New Roman" w:cs="Times New Roman"/>
            <w:sz w:val="24"/>
            <w:szCs w:val="24"/>
          </w:rPr>
          <w:t>. The belief that economic solvency ensures access to basic necessities such as proper living condition, education, healthcare services which provides the condition for effective health communication and knowledge acquirement may not be directly playing a role in HIV knowledge</w:t>
        </w:r>
      </w:ins>
      <w:ins w:id="657" w:author="Microsoft account" w:date="2021-09-01T10:25:00Z">
        <w:r w:rsidR="00494108">
          <w:rPr>
            <w:rFonts w:ascii="Times New Roman" w:hAnsi="Times New Roman" w:cs="Times New Roman"/>
            <w:sz w:val="24"/>
            <w:szCs w:val="24"/>
          </w:rPr>
          <w:t xml:space="preserve"> </w:t>
        </w:r>
        <w:r w:rsidR="00494108">
          <w:rPr>
            <w:rFonts w:ascii="Times New Roman" w:hAnsi="Times New Roman" w:cs="Times New Roman"/>
            <w:sz w:val="24"/>
            <w:szCs w:val="24"/>
          </w:rPr>
          <w:fldChar w:fldCharType="begin" w:fldLock="1"/>
        </w:r>
      </w:ins>
      <w:r w:rsidR="00B26195">
        <w:rPr>
          <w:rFonts w:ascii="Times New Roman" w:hAnsi="Times New Roman" w:cs="Times New Roman"/>
          <w:sz w:val="24"/>
          <w:szCs w:val="24"/>
        </w:rPr>
        <w:instrText>ADDIN CSL_CITATION {"citationItems":[{"id":"ITEM-1","itemData":{"DOI":"10.1186/S12889-016-3512-0","ISSN":"1471-2458","abstract":"Globally, women share an indiscriminate burden of the HIV epidemic and the associated socioeconomic consequences. Previous studies have demonstrated a positive correlation between levels of HIV knowledge with its prevalence. However, for Bangladesh such evidence is non-existent. In this study, we aimed to explore the extent of HIV knowledge in relation to the socio-demographic variables such as age, region, area of residence i.e., urban or rural, wealth index and education, and investigate the factors influencing the level of HIV knowledge among Bangladeshi women. We used data from the Bangladesh Demographic and Health Survey (BDHS) survey conducted in 2011. In total 12,512 women ageing between 15 and 49 ever hearing about HIV regardless of HIV status were selected for this study. HIV knowledge level was estimated by analyzing respondents’ answers to a set of 11 basic questions indicative of general awareness and mode of transmission. Descriptive statistics, cross-tabulation and multinominal logistic regression were performed for data analysis. Little over half the respondents had good knowledge regarding HIV transmission risks. The mean HIV knowledge score was −0.001 (SD 0.914). Average correct response rate about mode of transmission was higher than for general awareness. Educational level of women and sex of household head were found to be significantly associated with HIV knowledge in the high score group. Those with no education, primary education or secondary education were less likely to be in the high score group for HIV knowledge when compared with those with higher than secondary level of education. Similarly those with male as household head were less likely to be in the higher score group for HIV knowledge. Level of HIV knowledge among Bangladeshi women is quite low, and the limiting factors are rooted in various demographic and household characteristics. Education and sex of the household head have been found to be significantly correlated with the level of HIV knowledge and propound sound grounds for their incorporation in the future HIV prevention strategies. Education of women may also have wider ramifications allowing reduction in gender inequality, which in turn favors higher knowledge about HIV.","author":[{"dropping-particle":"","family":"Yaya","given":"Sanni","non-dropping-particle":"","parse-names":false,"suffix":""},{"dropping-particle":"","family":"Bishwajit","given":"Ghose","non-dropping-particle":"","parse-names":false,"suffix":""},{"dropping-particle":"","family":"Danhoundo","given":"Georges","non-dropping-particle":"","parse-names":false,"suffix":""},{"dropping-particle":"","family":"Shah","given":"Vaibhav","non-dropping-particle":"","parse-names":false,"suffix":""},{"dropping-particle":"","family":"Ekholuenetale","given":"Michael","non-dropping-particle":"","parse-names":false,"suffix":""}],"container-title":"BMC Public Health 2016 16:1","id":"ITEM-1","issue":"1","issued":{"date-parts":[["2016","8","17"]]},"page":"1-9","publisher":"BioMed Central","title":"Trends and determinants of HIV/AIDS knowledge among women in Bangladesh","type":"article-journal","volume":"16"},"uris":["http://www.mendeley.com/documents/?uuid=43bf16dd-02a6-3c9f-811e-b2ce82ddac1b"]}],"mendeley":{"formattedCitation":"&lt;sup&gt;39&lt;/sup&gt;","plainTextFormattedCitation":"39","previouslyFormattedCitation":"&lt;sup&gt;38&lt;/sup&gt;"},"properties":{"noteIndex":0},"schema":"https://github.com/citation-style-language/schema/raw/master/csl-citation.json"}</w:instrText>
      </w:r>
      <w:r w:rsidR="00494108">
        <w:rPr>
          <w:rFonts w:ascii="Times New Roman" w:hAnsi="Times New Roman" w:cs="Times New Roman"/>
          <w:sz w:val="24"/>
          <w:szCs w:val="24"/>
        </w:rPr>
        <w:fldChar w:fldCharType="separate"/>
      </w:r>
      <w:r w:rsidR="00B26195" w:rsidRPr="00B26195">
        <w:rPr>
          <w:rFonts w:ascii="Times New Roman" w:hAnsi="Times New Roman" w:cs="Times New Roman"/>
          <w:noProof/>
          <w:sz w:val="24"/>
          <w:szCs w:val="24"/>
          <w:vertAlign w:val="superscript"/>
        </w:rPr>
        <w:t>39</w:t>
      </w:r>
      <w:ins w:id="658" w:author="Microsoft account" w:date="2021-09-01T10:25:00Z">
        <w:r w:rsidR="00494108">
          <w:rPr>
            <w:rFonts w:ascii="Times New Roman" w:hAnsi="Times New Roman" w:cs="Times New Roman"/>
            <w:sz w:val="24"/>
            <w:szCs w:val="24"/>
          </w:rPr>
          <w:fldChar w:fldCharType="end"/>
        </w:r>
      </w:ins>
      <w:ins w:id="659" w:author="Microsoft account" w:date="2021-09-01T10:26:00Z">
        <w:r w:rsidR="00494108">
          <w:rPr>
            <w:rFonts w:ascii="Times New Roman" w:hAnsi="Times New Roman" w:cs="Times New Roman"/>
            <w:sz w:val="24"/>
            <w:szCs w:val="24"/>
          </w:rPr>
          <w:t>.</w:t>
        </w:r>
      </w:ins>
      <w:del w:id="660" w:author="Microsoft account" w:date="2021-09-01T09:43:00Z">
        <w:r w:rsidRPr="00B36F30" w:rsidDel="005413C5">
          <w:rPr>
            <w:rFonts w:ascii="Times New Roman" w:hAnsi="Times New Roman" w:cs="Times New Roman"/>
            <w:sz w:val="24"/>
            <w:szCs w:val="24"/>
          </w:rPr>
          <w:delText xml:space="preserve"> </w:delText>
        </w:r>
      </w:del>
      <w:ins w:id="661" w:author="Microsoft account" w:date="2021-09-01T10:26:00Z">
        <w:r w:rsidR="00494108">
          <w:rPr>
            <w:rFonts w:ascii="Times New Roman" w:hAnsi="Times New Roman" w:cs="Times New Roman"/>
            <w:sz w:val="24"/>
            <w:szCs w:val="24"/>
          </w:rPr>
          <w:t xml:space="preserve"> </w:t>
        </w:r>
      </w:ins>
      <w:r w:rsidRPr="00B36F30">
        <w:rPr>
          <w:rFonts w:ascii="Times New Roman" w:hAnsi="Times New Roman" w:cs="Times New Roman"/>
          <w:sz w:val="24"/>
          <w:szCs w:val="24"/>
        </w:rPr>
        <w:t xml:space="preserve">Because the people of this category have easy access to mass media and tend of having higher education which help them to know more about HIV awareness. Previous publication also </w:t>
      </w:r>
      <w:r w:rsidRPr="00992980">
        <w:rPr>
          <w:rFonts w:ascii="Times New Roman" w:hAnsi="Times New Roman" w:cs="Times New Roman"/>
          <w:color w:val="FF0000"/>
          <w:sz w:val="24"/>
          <w:szCs w:val="24"/>
        </w:rPr>
        <w:t xml:space="preserve">shoed </w:t>
      </w:r>
      <w:r w:rsidRPr="00B36F30">
        <w:rPr>
          <w:rFonts w:ascii="Times New Roman" w:hAnsi="Times New Roman" w:cs="Times New Roman"/>
          <w:sz w:val="24"/>
          <w:szCs w:val="24"/>
        </w:rPr>
        <w:t>same result for this category of people</w:t>
      </w:r>
      <w:r w:rsidR="00B967C8">
        <w:rPr>
          <w:rFonts w:ascii="Times New Roman" w:hAnsi="Times New Roman" w:cs="Times New Roman"/>
          <w:sz w:val="24"/>
          <w:szCs w:val="24"/>
        </w:rPr>
        <w:t xml:space="preserve"> </w:t>
      </w:r>
      <w:r w:rsidR="00B967C8">
        <w:rPr>
          <w:rFonts w:ascii="Times New Roman" w:hAnsi="Times New Roman" w:cs="Times New Roman"/>
          <w:sz w:val="24"/>
          <w:szCs w:val="24"/>
        </w:rPr>
        <w:fldChar w:fldCharType="begin" w:fldLock="1"/>
      </w:r>
      <w:r w:rsidR="00B26195">
        <w:rPr>
          <w:rFonts w:ascii="Times New Roman" w:hAnsi="Times New Roman" w:cs="Times New Roman"/>
          <w:sz w:val="24"/>
          <w:szCs w:val="24"/>
        </w:rPr>
        <w:instrText>ADDIN CSL_CITATION {"citationItems":[{"id":"ITEM-1","itemData":{"DOI":"10.1080/17290376.2018.1523022","PMID":"30249174","abstract":"Women in Bangladesh share a greater risk of Human Immunodeficiency Virus (HIV)/Acquired Immune Deficiency Syndrome (AIDS) infection compared to men. Levels of knowledge and awareness largely contribute to the prevalence of the HIV epidemic and its consequences. So, it is required to conduct studies based on most recent data to explore the determinants of HIV awareness. Therefore, we aimed to find the awareness level and factors influencing HIV related awareness among the married women in Bangladesh. We used data from 2014 Bangladesh Demographic and Health Survey (BDHS). About two-third of total respondents who heard about the HIV/AIDS were selected and interviewed successfully (n = 12,593) about 11 basic questions related to individual’s awareness. A score of the respondent’s knowledge and awareness was determined based on these questions. We used logistic regression models for analysing the data. We found about 62% of the respondents had an adequate knowledge and consciousness about the HIV/AIDS. Respondents’ education status, mass-media access, place of living, and working status played significant role on the awareness. As expected, respondents with higher education were more aware than those with no education (odds ratio (OR) = 3.56, 95% confidence interval (CI): 2.99–4.23). Moreover, respondents who had access to the mass media were more likely to be aware compared to those who did not have the access (OR = 1.14, 95% CI: 1.04–1.26). Although a sizeable proportion of women had an adequate knowledge and awareness regarding the HIV/AIDS, we recommend implementing educational programmes related to HIV/AIDS in the curriculum to ensure a standard level of awareness throughout the nation. Since the respondents from rural areas scored significantly lower than the urban areas, awareness through mass media, particularly in rural areas, is of prime concern for raising awareness.","author":[{"dropping-particle":"","family":"Haque","given":"Md. Ashiqul","non-dropping-particle":"","parse-names":false,"suffix":""},{"dropping-particle":"","family":"Hossain","given":"Md. Sha Newaj","non-dropping-particle":"","parse-names":false,"suffix":""},{"dropping-particle":"","family":"Chowdhury","given":"Muhammad Abdul Baker","non-dropping-particle":"","parse-names":false,"suffix":""},{"dropping-particle":"","family":"Uddin","given":"Md. Jamal","non-dropping-particle":"","parse-names":false,"suffix":""}],"container-title":"SAHARA J : Journal of Social Aspects of HIV/AIDS Research Alliance","id":"ITEM-1","issue":"1","issued":{"date-parts":[["2018","1","1"]]},"page":"121","publisher":"Taylor &amp; Francis","title":"Factors associated with knowledge and awareness of HIV/AIDS among married women in Bangladesh: evidence from a nationally representative survey","type":"article-journal","volume":"15"},"uris":["http://www.mendeley.com/documents/?uuid=9f9827e0-6aff-3c96-9352-0f680e80863f"]},{"id":"ITEM-2","itemData":{"DOI":"10.5455/AJPMPH.20190904055225","ISSN":"2576-3741","abstract":"Background: Knowledge about Human Immunodeficiency Virus (HIV)/Acquired Immune Deficiency Syndrome (AIDS) is crucial to prevent the HIV/AIDS disease burden, especially for the women of reproductive age to protect their offspring from mother-to-child transmissions of HIV/AIDS. This study aims to explore the prevalence and correlates of HIV/AIDS knowledge among ever-married reproductive women in Bangladesh. Methods: Data were extracted from a nationally representative two-stage stratified Bangladesh Demographic and Health Survey conducted in 2014. The knowledge level of women regarding HIV/AIDS was constructed by scoring 11 dichotomous knowledge questions and classified into low, moderate, and high level by using the principal component analysis. Multiple multinomial logistic regression model was fitted to identify the correlates. Results: Among 17,863 ever-married women of reproductive age, 70% had ever heard about HIV/AIDS, and 34.2% had low, 33.0% had moderate, and 32.8% had high level of HIV/AIDS knowledge. Women with age at first marriage between 15 and 19 years and ≥20 years of age were, respectively, 1.18 and 1.85 times more likely to have high HIV/AIDS knowledge than women who got married before 15 years of age. Compared to illiterate women, women who have completed primary and secondary or higher education had higher odds of having both moderate and high HIV/AIDS knowledge. Women exposed to mass media were 2.39 and 2.91 times more likely to have moderate and high HIV/AIDS knowledge respectively than women without mass-media exposure. Conclusions: Findings of this study stress the importance of building awareness regarding the transmissions and consequences of HIV/AIDS among women of reproductive age in order to avert the risk of further spread. Through promotion of female education, incorporation of HIV/AIDS teaching in the national curriculum and vigorous mass media campaigns, women’s awareness about HIV/AIDS can be enhanced effectively. Also, strict enforcement of policy to prevent early marriage will aid in better control of HIV in Bangladesh.","author":[{"dropping-particle":"","family":"Tariqujjaman","given":"Md.","non-dropping-particle":"","parse-names":false,"suffix":""},{"dropping-particle":"","family":"Hasan","given":"Md. Mehedi","non-dropping-particle":"","parse-names":false,"suffix":""},{"dropping-particle":"","family":"Moitry","given":"Aninda Nishat","non-dropping-particle":"","parse-names":false,"suffix":""},{"dropping-particle":"","family":"Huda","given":"Syed Quamrul","non-dropping-particle":"","parse-names":false,"suffix":""},{"dropping-particle":"","family":"Irfan","given":"Samira Dishti","non-dropping-particle":"","parse-names":false,"suffix":""},{"dropping-particle":"","family":"MahfuzurRahman","given":"","non-dropping-particle":"","parse-names":false,"suffix":""},{"dropping-particle":"","family":"Kafi","given":"Mohammad Abdullah Heel","non-dropping-particle":"","parse-names":false,"suffix":""},{"dropping-particle":"","family":"Azad","given":"Md. Rashidul","non-dropping-particle":"","parse-names":false,"suffix":""},{"dropping-particle":"","family":"Sarma","given":"Haribondhu","non-dropping-particle":"","parse-names":false,"suffix":""},{"dropping-particle":"","family":"Hossain","given":"Mohammad Bellal","non-dropping-particle":"","parse-names":false,"suffix":""}],"container-title":"American Journal of Preventive Medicine and Public Health","id":"ITEM-2","issue":"2","issued":{"date-parts":[["2020","3","18"]]},"page":"26-38","publisher":"American Journal of Preventive Medicine and Public Health","title":"Prevalence and correlates of HIV/AIDS knowledge among ever married women of\nreproductive age in Bangladesh: an update from the Bangladesh Demographic and\nHealth Survey 2014","type":"article-journal","volume":"6"},"uris":["http://www.mendeley.com/documents/?uuid=d3f3ed09-10f4-3f94-ae3b-6c9a896853c1"]}],"mendeley":{"formattedCitation":"&lt;sup&gt;41,43&lt;/sup&gt;","plainTextFormattedCitation":"41,43","previouslyFormattedCitation":"&lt;sup&gt;40,42&lt;/sup&gt;"},"properties":{"noteIndex":0},"schema":"https://github.com/citation-style-language/schema/raw/master/csl-citation.json"}</w:instrText>
      </w:r>
      <w:r w:rsidR="00B967C8">
        <w:rPr>
          <w:rFonts w:ascii="Times New Roman" w:hAnsi="Times New Roman" w:cs="Times New Roman"/>
          <w:sz w:val="24"/>
          <w:szCs w:val="24"/>
        </w:rPr>
        <w:fldChar w:fldCharType="separate"/>
      </w:r>
      <w:r w:rsidR="00B26195" w:rsidRPr="00B26195">
        <w:rPr>
          <w:rFonts w:ascii="Times New Roman" w:hAnsi="Times New Roman" w:cs="Times New Roman"/>
          <w:noProof/>
          <w:sz w:val="24"/>
          <w:szCs w:val="24"/>
          <w:vertAlign w:val="superscript"/>
        </w:rPr>
        <w:t>41,43</w:t>
      </w:r>
      <w:r w:rsidR="00B967C8">
        <w:rPr>
          <w:rFonts w:ascii="Times New Roman" w:hAnsi="Times New Roman" w:cs="Times New Roman"/>
          <w:sz w:val="24"/>
          <w:szCs w:val="24"/>
        </w:rPr>
        <w:fldChar w:fldCharType="end"/>
      </w:r>
      <w:r w:rsidRPr="00B36F30">
        <w:rPr>
          <w:rFonts w:ascii="Times New Roman" w:hAnsi="Times New Roman" w:cs="Times New Roman"/>
          <w:sz w:val="24"/>
          <w:szCs w:val="24"/>
        </w:rPr>
        <w:t>.</w:t>
      </w:r>
    </w:p>
    <w:p w14:paraId="09C568ED" w14:textId="1A6CCA34" w:rsidR="00182FA3" w:rsidRPr="00B36F30" w:rsidRDefault="00182FA3" w:rsidP="00067FD0">
      <w:pPr>
        <w:spacing w:after="0" w:line="480" w:lineRule="auto"/>
        <w:rPr>
          <w:rFonts w:ascii="Times New Roman" w:hAnsi="Times New Roman" w:cs="Times New Roman"/>
          <w:sz w:val="24"/>
          <w:szCs w:val="24"/>
        </w:rPr>
      </w:pPr>
      <w:r w:rsidRPr="00B36F30">
        <w:rPr>
          <w:rFonts w:ascii="Times New Roman" w:hAnsi="Times New Roman" w:cs="Times New Roman"/>
          <w:sz w:val="24"/>
          <w:szCs w:val="24"/>
        </w:rPr>
        <w:t>We also noticed variations in awareness levels regarding HIV observed among the different people in different administrative divisions in Bangladesh. People living in Sylhet districts had higher HIV awareness in 2019 MICS compared to other division. This clearly indicates the unequal coverage of awareness building programs regarding HIV, so implementation of such programs in all divisions need to be prioritized. However, in an earlier study, people of Barisal division were found to be more aware regarding HIV a</w:t>
      </w:r>
      <w:r w:rsidR="00B967C8">
        <w:rPr>
          <w:rFonts w:ascii="Times New Roman" w:hAnsi="Times New Roman" w:cs="Times New Roman"/>
          <w:sz w:val="24"/>
          <w:szCs w:val="24"/>
        </w:rPr>
        <w:t xml:space="preserve">wareness </w:t>
      </w:r>
      <w:r w:rsidR="00B967C8">
        <w:rPr>
          <w:rFonts w:ascii="Times New Roman" w:hAnsi="Times New Roman" w:cs="Times New Roman"/>
          <w:sz w:val="24"/>
          <w:szCs w:val="24"/>
        </w:rPr>
        <w:fldChar w:fldCharType="begin" w:fldLock="1"/>
      </w:r>
      <w:r w:rsidR="00B26195">
        <w:rPr>
          <w:rFonts w:ascii="Times New Roman" w:hAnsi="Times New Roman" w:cs="Times New Roman"/>
          <w:sz w:val="24"/>
          <w:szCs w:val="24"/>
        </w:rPr>
        <w:instrText>ADDIN CSL_CITATION {"citationItems":[{"id":"ITEM-1","itemData":{"DOI":"10.5455/AJPMPH.20190904055225","ISSN":"2576-3741","abstract":"Background: Knowledge about Human Immunodeficiency Virus (HIV)/Acquired Immune Deficiency Syndrome (AIDS) is crucial to prevent the HIV/AIDS disease burden, especially for the women of reproductive age to protect their offspring from mother-to-child transmissions of HIV/AIDS. This study aims to explore the prevalence and correlates of HIV/AIDS knowledge among ever-married reproductive women in Bangladesh. Methods: Data were extracted from a nationally representative two-stage stratified Bangladesh Demographic and Health Survey conducted in 2014. The knowledge level of women regarding HIV/AIDS was constructed by scoring 11 dichotomous knowledge questions and classified into low, moderate, and high level by using the principal component analysis. Multiple multinomial logistic regression model was fitted to identify the correlates. Results: Among 17,863 ever-married women of reproductive age, 70% had ever heard about HIV/AIDS, and 34.2% had low, 33.0% had moderate, and 32.8% had high level of HIV/AIDS knowledge. Women with age at first marriage between 15 and 19 years and ≥20 years of age were, respectively, 1.18 and 1.85 times more likely to have high HIV/AIDS knowledge than women who got married before 15 years of age. Compared to illiterate women, women who have completed primary and secondary or higher education had higher odds of having both moderate and high HIV/AIDS knowledge. Women exposed to mass media were 2.39 and 2.91 times more likely to have moderate and high HIV/AIDS knowledge respectively than women without mass-media exposure. Conclusions: Findings of this study stress the importance of building awareness regarding the transmissions and consequences of HIV/AIDS among women of reproductive age in order to avert the risk of further spread. Through promotion of female education, incorporation of HIV/AIDS teaching in the national curriculum and vigorous mass media campaigns, women’s awareness about HIV/AIDS can be enhanced effectively. Also, strict enforcement of policy to prevent early marriage will aid in better control of HIV in Bangladesh.","author":[{"dropping-particle":"","family":"Tariqujjaman","given":"Md.","non-dropping-particle":"","parse-names":false,"suffix":""},{"dropping-particle":"","family":"Hasan","given":"Md. Mehedi","non-dropping-particle":"","parse-names":false,"suffix":""},{"dropping-particle":"","family":"Moitry","given":"Aninda Nishat","non-dropping-particle":"","parse-names":false,"suffix":""},{"dropping-particle":"","family":"Huda","given":"Syed Quamrul","non-dropping-particle":"","parse-names":false,"suffix":""},{"dropping-particle":"","family":"Irfan","given":"Samira Dishti","non-dropping-particle":"","parse-names":false,"suffix":""},{"dropping-particle":"","family":"MahfuzurRahman","given":"","non-dropping-particle":"","parse-names":false,"suffix":""},{"dropping-particle":"","family":"Kafi","given":"Mohammad Abdullah Heel","non-dropping-particle":"","parse-names":false,"suffix":""},{"dropping-particle":"","family":"Azad","given":"Md. Rashidul","non-dropping-particle":"","parse-names":false,"suffix":""},{"dropping-particle":"","family":"Sarma","given":"Haribondhu","non-dropping-particle":"","parse-names":false,"suffix":""},{"dropping-particle":"","family":"Hossain","given":"Mohammad Bellal","non-dropping-particle":"","parse-names":false,"suffix":""}],"container-title":"American Journal of Preventive Medicine and Public Health","id":"ITEM-1","issue":"2","issued":{"date-parts":[["2020","3","18"]]},"page":"26-38","publisher":"American Journal of Preventive Medicine and Public Health","title":"Prevalence and correlates of HIV/AIDS knowledge among ever married women of\nreproductive age in Bangladesh: an update from the Bangladesh Demographic and\nHealth Survey 2014","type":"article-journal","volume":"6"},"uris":["http://www.mendeley.com/documents/?uuid=d3f3ed09-10f4-3f94-ae3b-6c9a896853c1"]}],"mendeley":{"formattedCitation":"&lt;sup&gt;41&lt;/sup&gt;","plainTextFormattedCitation":"41","previouslyFormattedCitation":"&lt;sup&gt;40&lt;/sup&gt;"},"properties":{"noteIndex":0},"schema":"https://github.com/citation-style-language/schema/raw/master/csl-citation.json"}</w:instrText>
      </w:r>
      <w:r w:rsidR="00B967C8">
        <w:rPr>
          <w:rFonts w:ascii="Times New Roman" w:hAnsi="Times New Roman" w:cs="Times New Roman"/>
          <w:sz w:val="24"/>
          <w:szCs w:val="24"/>
        </w:rPr>
        <w:fldChar w:fldCharType="separate"/>
      </w:r>
      <w:r w:rsidR="00B26195" w:rsidRPr="00B26195">
        <w:rPr>
          <w:rFonts w:ascii="Times New Roman" w:hAnsi="Times New Roman" w:cs="Times New Roman"/>
          <w:noProof/>
          <w:sz w:val="24"/>
          <w:szCs w:val="24"/>
          <w:vertAlign w:val="superscript"/>
        </w:rPr>
        <w:t>41</w:t>
      </w:r>
      <w:r w:rsidR="00B967C8">
        <w:rPr>
          <w:rFonts w:ascii="Times New Roman" w:hAnsi="Times New Roman" w:cs="Times New Roman"/>
          <w:sz w:val="24"/>
          <w:szCs w:val="24"/>
        </w:rPr>
        <w:fldChar w:fldCharType="end"/>
      </w:r>
      <w:r w:rsidRPr="00B36F30">
        <w:rPr>
          <w:rFonts w:ascii="Times New Roman" w:hAnsi="Times New Roman" w:cs="Times New Roman"/>
          <w:sz w:val="24"/>
          <w:szCs w:val="24"/>
        </w:rPr>
        <w:t>.</w:t>
      </w:r>
    </w:p>
    <w:p w14:paraId="7557147A" w14:textId="77777777" w:rsidR="00182FA3" w:rsidRPr="00B36F30" w:rsidRDefault="00182FA3" w:rsidP="00067FD0">
      <w:pPr>
        <w:spacing w:after="0" w:line="480" w:lineRule="auto"/>
        <w:rPr>
          <w:rFonts w:ascii="Times New Roman" w:hAnsi="Times New Roman" w:cs="Times New Roman"/>
          <w:b/>
          <w:bCs/>
          <w:sz w:val="24"/>
          <w:szCs w:val="24"/>
        </w:rPr>
      </w:pPr>
      <w:r w:rsidRPr="00B36F30">
        <w:rPr>
          <w:rFonts w:ascii="Times New Roman" w:hAnsi="Times New Roman" w:cs="Times New Roman"/>
          <w:b/>
          <w:bCs/>
          <w:sz w:val="24"/>
          <w:szCs w:val="24"/>
        </w:rPr>
        <w:t xml:space="preserve">Conclusion: </w:t>
      </w:r>
    </w:p>
    <w:p w14:paraId="28B977FE" w14:textId="65214853" w:rsidR="00182FA3" w:rsidRPr="00B36F30" w:rsidRDefault="00182FA3" w:rsidP="00067FD0">
      <w:pPr>
        <w:spacing w:after="0" w:line="480" w:lineRule="auto"/>
        <w:rPr>
          <w:rFonts w:ascii="Times New Roman" w:hAnsi="Times New Roman" w:cs="Times New Roman"/>
          <w:sz w:val="24"/>
          <w:szCs w:val="24"/>
        </w:rPr>
      </w:pPr>
      <w:r w:rsidRPr="00B36F30">
        <w:rPr>
          <w:rFonts w:ascii="Times New Roman" w:hAnsi="Times New Roman" w:cs="Times New Roman"/>
          <w:sz w:val="24"/>
          <w:szCs w:val="24"/>
        </w:rPr>
        <w:t xml:space="preserve">This study revealed the levels of awareness regarding among the married women both from rural and urban area of Bangladesh associated with some influencing factors of HIV awareness such </w:t>
      </w:r>
      <w:r w:rsidRPr="00B36F30">
        <w:rPr>
          <w:rFonts w:ascii="Times New Roman" w:hAnsi="Times New Roman" w:cs="Times New Roman"/>
          <w:sz w:val="24"/>
          <w:szCs w:val="24"/>
        </w:rPr>
        <w:lastRenderedPageBreak/>
        <w:t xml:space="preserve">as mass media, levels of education, wealth index, </w:t>
      </w:r>
      <w:r w:rsidR="00235B15" w:rsidRPr="00B36F30">
        <w:rPr>
          <w:rFonts w:ascii="Times New Roman" w:hAnsi="Times New Roman" w:cs="Times New Roman"/>
          <w:sz w:val="24"/>
          <w:szCs w:val="24"/>
        </w:rPr>
        <w:t>and type</w:t>
      </w:r>
      <w:r w:rsidRPr="00B36F30">
        <w:rPr>
          <w:rFonts w:ascii="Times New Roman" w:hAnsi="Times New Roman" w:cs="Times New Roman"/>
          <w:sz w:val="24"/>
          <w:szCs w:val="24"/>
        </w:rPr>
        <w:t xml:space="preserve"> of living place, age groups and divisions. Although a number of married women were found to be acknowledged regarding HIV awareness, more initiatives should be taken to implement HIV awareness related programs in all divisions and for all age groups people. Government, Non-governmental organizations, program organizers and policy makers should work together to implement the awareness raising strategies and facilitate more educational interventions among the married women. Moreover, awareness raising programs can be arranged in various places l</w:t>
      </w:r>
      <w:r w:rsidR="002E1C5B">
        <w:rPr>
          <w:rFonts w:ascii="Times New Roman" w:hAnsi="Times New Roman" w:cs="Times New Roman"/>
          <w:sz w:val="24"/>
          <w:szCs w:val="24"/>
        </w:rPr>
        <w:t>ike schools, Mosques/Temples/</w:t>
      </w:r>
      <w:r w:rsidRPr="00B36F30">
        <w:rPr>
          <w:rFonts w:ascii="Times New Roman" w:hAnsi="Times New Roman" w:cs="Times New Roman"/>
          <w:sz w:val="24"/>
          <w:szCs w:val="24"/>
        </w:rPr>
        <w:t xml:space="preserve">Churches and different workplaces on regular basis. Thus, a strategic plan and proper implementation should be implied to mitigate the looming threat of an HIV/AIDS epidemic. </w:t>
      </w:r>
    </w:p>
    <w:p w14:paraId="2DAD5412" w14:textId="77777777" w:rsidR="00182FA3" w:rsidRPr="00B36F30" w:rsidRDefault="00182FA3" w:rsidP="00B36F30">
      <w:pPr>
        <w:spacing w:after="0" w:line="480" w:lineRule="auto"/>
        <w:jc w:val="both"/>
        <w:rPr>
          <w:rFonts w:ascii="Times New Roman" w:hAnsi="Times New Roman" w:cs="Times New Roman"/>
          <w:sz w:val="24"/>
          <w:szCs w:val="24"/>
        </w:rPr>
      </w:pPr>
    </w:p>
    <w:p w14:paraId="6E3D25DC" w14:textId="77777777" w:rsidR="00182FA3" w:rsidRPr="00B36F30" w:rsidRDefault="00182FA3" w:rsidP="00B36F30">
      <w:pPr>
        <w:spacing w:after="0" w:line="480" w:lineRule="auto"/>
        <w:jc w:val="both"/>
        <w:rPr>
          <w:rFonts w:ascii="Times New Roman" w:hAnsi="Times New Roman" w:cs="Times New Roman"/>
          <w:sz w:val="24"/>
          <w:szCs w:val="24"/>
        </w:rPr>
      </w:pPr>
    </w:p>
    <w:p w14:paraId="6AA0B3F8" w14:textId="77777777" w:rsidR="002E1C5B" w:rsidRDefault="002E1C5B">
      <w:pPr>
        <w:rPr>
          <w:rFonts w:ascii="Times New Roman" w:hAnsi="Times New Roman" w:cs="Times New Roman"/>
          <w:b/>
          <w:sz w:val="24"/>
          <w:szCs w:val="24"/>
        </w:rPr>
      </w:pPr>
      <w:r>
        <w:rPr>
          <w:rFonts w:ascii="Times New Roman" w:hAnsi="Times New Roman" w:cs="Times New Roman"/>
          <w:b/>
          <w:sz w:val="24"/>
          <w:szCs w:val="24"/>
        </w:rPr>
        <w:br w:type="page"/>
      </w:r>
    </w:p>
    <w:p w14:paraId="42C4684C" w14:textId="48E09429" w:rsidR="00CD3AB8" w:rsidRPr="00B36F30" w:rsidRDefault="00CD3AB8" w:rsidP="00B36F30">
      <w:pPr>
        <w:spacing w:after="0" w:line="480" w:lineRule="auto"/>
        <w:jc w:val="both"/>
        <w:rPr>
          <w:rFonts w:ascii="Times New Roman" w:hAnsi="Times New Roman" w:cs="Times New Roman"/>
          <w:b/>
          <w:sz w:val="24"/>
          <w:szCs w:val="24"/>
        </w:rPr>
      </w:pPr>
      <w:r w:rsidRPr="00B36F30">
        <w:rPr>
          <w:rFonts w:ascii="Times New Roman" w:hAnsi="Times New Roman" w:cs="Times New Roman"/>
          <w:b/>
          <w:sz w:val="24"/>
          <w:szCs w:val="24"/>
        </w:rPr>
        <w:lastRenderedPageBreak/>
        <w:t>References:</w:t>
      </w:r>
    </w:p>
    <w:p w14:paraId="7D78D2E2" w14:textId="0FA3C63B" w:rsidR="00B26195" w:rsidRPr="00B26195" w:rsidRDefault="00543DE3" w:rsidP="00B26195">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B36F30">
        <w:rPr>
          <w:rFonts w:ascii="Times New Roman" w:hAnsi="Times New Roman" w:cs="Times New Roman"/>
          <w:b/>
          <w:sz w:val="24"/>
          <w:szCs w:val="24"/>
        </w:rPr>
        <w:fldChar w:fldCharType="begin" w:fldLock="1"/>
      </w:r>
      <w:r w:rsidRPr="00B36F30">
        <w:rPr>
          <w:rFonts w:ascii="Times New Roman" w:hAnsi="Times New Roman" w:cs="Times New Roman"/>
          <w:b/>
          <w:sz w:val="24"/>
          <w:szCs w:val="24"/>
        </w:rPr>
        <w:instrText xml:space="preserve">ADDIN Mendeley Bibliography CSL_BIBLIOGRAPHY </w:instrText>
      </w:r>
      <w:r w:rsidRPr="00B36F30">
        <w:rPr>
          <w:rFonts w:ascii="Times New Roman" w:hAnsi="Times New Roman" w:cs="Times New Roman"/>
          <w:b/>
          <w:sz w:val="24"/>
          <w:szCs w:val="24"/>
        </w:rPr>
        <w:fldChar w:fldCharType="separate"/>
      </w:r>
      <w:r w:rsidR="00B26195" w:rsidRPr="00B26195">
        <w:rPr>
          <w:rFonts w:ascii="Times New Roman" w:hAnsi="Times New Roman" w:cs="Times New Roman"/>
          <w:noProof/>
          <w:sz w:val="24"/>
          <w:szCs w:val="24"/>
        </w:rPr>
        <w:t>1.</w:t>
      </w:r>
      <w:r w:rsidR="00B26195" w:rsidRPr="00B26195">
        <w:rPr>
          <w:rFonts w:ascii="Times New Roman" w:hAnsi="Times New Roman" w:cs="Times New Roman"/>
          <w:noProof/>
          <w:sz w:val="24"/>
          <w:szCs w:val="24"/>
        </w:rPr>
        <w:tab/>
        <w:t xml:space="preserve">Haque, M. A., Hossain, M. S. N., Chowdhury, M. A. B. &amp; Uddin, M. J. Factors associated with knowledge and awareness of hiv/aids among married women in bangladesh: Evidence from a nationally representative survey. </w:t>
      </w:r>
      <w:r w:rsidR="00B26195" w:rsidRPr="00B26195">
        <w:rPr>
          <w:rFonts w:ascii="Times New Roman" w:hAnsi="Times New Roman" w:cs="Times New Roman"/>
          <w:i/>
          <w:iCs/>
          <w:noProof/>
          <w:sz w:val="24"/>
          <w:szCs w:val="24"/>
        </w:rPr>
        <w:t>Sahara J</w:t>
      </w:r>
      <w:r w:rsidR="00B26195" w:rsidRPr="00B26195">
        <w:rPr>
          <w:rFonts w:ascii="Times New Roman" w:hAnsi="Times New Roman" w:cs="Times New Roman"/>
          <w:noProof/>
          <w:sz w:val="24"/>
          <w:szCs w:val="24"/>
        </w:rPr>
        <w:t xml:space="preserve"> </w:t>
      </w:r>
      <w:r w:rsidR="00B26195" w:rsidRPr="00B26195">
        <w:rPr>
          <w:rFonts w:ascii="Times New Roman" w:hAnsi="Times New Roman" w:cs="Times New Roman"/>
          <w:b/>
          <w:bCs/>
          <w:noProof/>
          <w:sz w:val="24"/>
          <w:szCs w:val="24"/>
        </w:rPr>
        <w:t>15</w:t>
      </w:r>
      <w:r w:rsidR="00B26195" w:rsidRPr="00B26195">
        <w:rPr>
          <w:rFonts w:ascii="Times New Roman" w:hAnsi="Times New Roman" w:cs="Times New Roman"/>
          <w:noProof/>
          <w:sz w:val="24"/>
          <w:szCs w:val="24"/>
        </w:rPr>
        <w:t>, 121–127 (2018).</w:t>
      </w:r>
    </w:p>
    <w:p w14:paraId="1F3F259C" w14:textId="77777777" w:rsidR="00B26195" w:rsidRPr="00B26195" w:rsidRDefault="00B26195" w:rsidP="00B26195">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B26195">
        <w:rPr>
          <w:rFonts w:ascii="Times New Roman" w:hAnsi="Times New Roman" w:cs="Times New Roman"/>
          <w:noProof/>
          <w:sz w:val="24"/>
          <w:szCs w:val="24"/>
        </w:rPr>
        <w:t>2.</w:t>
      </w:r>
      <w:r w:rsidRPr="00B26195">
        <w:rPr>
          <w:rFonts w:ascii="Times New Roman" w:hAnsi="Times New Roman" w:cs="Times New Roman"/>
          <w:noProof/>
          <w:sz w:val="24"/>
          <w:szCs w:val="24"/>
        </w:rPr>
        <w:tab/>
        <w:t xml:space="preserve">Cabezas, M. C., Fornasini, M., Dardenne, N., Borja, T. &amp; Albert, A. A cross-sectional study to assess knowledge about HIV/AIDS transmission and prevention measures in company workers in Ecuador. </w:t>
      </w:r>
      <w:r w:rsidRPr="00B26195">
        <w:rPr>
          <w:rFonts w:ascii="Times New Roman" w:hAnsi="Times New Roman" w:cs="Times New Roman"/>
          <w:i/>
          <w:iCs/>
          <w:noProof/>
          <w:sz w:val="24"/>
          <w:szCs w:val="24"/>
        </w:rPr>
        <w:t>BMC Public Health</w:t>
      </w:r>
      <w:r w:rsidRPr="00B26195">
        <w:rPr>
          <w:rFonts w:ascii="Times New Roman" w:hAnsi="Times New Roman" w:cs="Times New Roman"/>
          <w:noProof/>
          <w:sz w:val="24"/>
          <w:szCs w:val="24"/>
        </w:rPr>
        <w:t xml:space="preserve"> </w:t>
      </w:r>
      <w:r w:rsidRPr="00B26195">
        <w:rPr>
          <w:rFonts w:ascii="Times New Roman" w:hAnsi="Times New Roman" w:cs="Times New Roman"/>
          <w:b/>
          <w:bCs/>
          <w:noProof/>
          <w:sz w:val="24"/>
          <w:szCs w:val="24"/>
        </w:rPr>
        <w:t>13</w:t>
      </w:r>
      <w:r w:rsidRPr="00B26195">
        <w:rPr>
          <w:rFonts w:ascii="Times New Roman" w:hAnsi="Times New Roman" w:cs="Times New Roman"/>
          <w:noProof/>
          <w:sz w:val="24"/>
          <w:szCs w:val="24"/>
        </w:rPr>
        <w:t>, 139 (2013).</w:t>
      </w:r>
    </w:p>
    <w:p w14:paraId="54928EBD" w14:textId="77777777" w:rsidR="00B26195" w:rsidRPr="00B26195" w:rsidRDefault="00B26195" w:rsidP="00B26195">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B26195">
        <w:rPr>
          <w:rFonts w:ascii="Times New Roman" w:hAnsi="Times New Roman" w:cs="Times New Roman"/>
          <w:noProof/>
          <w:sz w:val="24"/>
          <w:szCs w:val="24"/>
        </w:rPr>
        <w:t>3.</w:t>
      </w:r>
      <w:r w:rsidRPr="00B26195">
        <w:rPr>
          <w:rFonts w:ascii="Times New Roman" w:hAnsi="Times New Roman" w:cs="Times New Roman"/>
          <w:noProof/>
          <w:sz w:val="24"/>
          <w:szCs w:val="24"/>
        </w:rPr>
        <w:tab/>
        <w:t xml:space="preserve">UNAIDS. </w:t>
      </w:r>
      <w:r w:rsidRPr="00B26195">
        <w:rPr>
          <w:rFonts w:ascii="Times New Roman" w:hAnsi="Times New Roman" w:cs="Times New Roman"/>
          <w:i/>
          <w:iCs/>
          <w:noProof/>
          <w:sz w:val="24"/>
          <w:szCs w:val="24"/>
        </w:rPr>
        <w:t>UNAIDS RepoRt oN the globAl AIDS epIDemIc | 2012</w:t>
      </w:r>
      <w:r w:rsidRPr="00B26195">
        <w:rPr>
          <w:rFonts w:ascii="Times New Roman" w:hAnsi="Times New Roman" w:cs="Times New Roman"/>
          <w:noProof/>
          <w:sz w:val="24"/>
          <w:szCs w:val="24"/>
        </w:rPr>
        <w:t>. (2012).</w:t>
      </w:r>
    </w:p>
    <w:p w14:paraId="157AC3ED" w14:textId="77777777" w:rsidR="00B26195" w:rsidRPr="00B26195" w:rsidRDefault="00B26195" w:rsidP="00B26195">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B26195">
        <w:rPr>
          <w:rFonts w:ascii="Times New Roman" w:hAnsi="Times New Roman" w:cs="Times New Roman"/>
          <w:noProof/>
          <w:sz w:val="24"/>
          <w:szCs w:val="24"/>
        </w:rPr>
        <w:t>4.</w:t>
      </w:r>
      <w:r w:rsidRPr="00B26195">
        <w:rPr>
          <w:rFonts w:ascii="Times New Roman" w:hAnsi="Times New Roman" w:cs="Times New Roman"/>
          <w:noProof/>
          <w:sz w:val="24"/>
          <w:szCs w:val="24"/>
        </w:rPr>
        <w:tab/>
        <w:t>Carlsson, G. Global HIV &amp;amp; AIDS statistics — 2019 fact sheet _ UNAIDS. (2019).</w:t>
      </w:r>
    </w:p>
    <w:p w14:paraId="21BB17B8" w14:textId="77777777" w:rsidR="00B26195" w:rsidRPr="00B26195" w:rsidRDefault="00B26195" w:rsidP="00B26195">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B26195">
        <w:rPr>
          <w:rFonts w:ascii="Times New Roman" w:hAnsi="Times New Roman" w:cs="Times New Roman"/>
          <w:noProof/>
          <w:sz w:val="24"/>
          <w:szCs w:val="24"/>
        </w:rPr>
        <w:t>5.</w:t>
      </w:r>
      <w:r w:rsidRPr="00B26195">
        <w:rPr>
          <w:rFonts w:ascii="Times New Roman" w:hAnsi="Times New Roman" w:cs="Times New Roman"/>
          <w:noProof/>
          <w:sz w:val="24"/>
          <w:szCs w:val="24"/>
        </w:rPr>
        <w:tab/>
        <w:t>UNAIDS. July 2019 Core epidemiology slides. https://www.unaids.org/en/resources/documents/2019/core-epidemiology-slides.</w:t>
      </w:r>
    </w:p>
    <w:p w14:paraId="21899F4C" w14:textId="77777777" w:rsidR="00B26195" w:rsidRPr="00B26195" w:rsidRDefault="00B26195" w:rsidP="00B26195">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B26195">
        <w:rPr>
          <w:rFonts w:ascii="Times New Roman" w:hAnsi="Times New Roman" w:cs="Times New Roman"/>
          <w:noProof/>
          <w:sz w:val="24"/>
          <w:szCs w:val="24"/>
        </w:rPr>
        <w:t>6.</w:t>
      </w:r>
      <w:r w:rsidRPr="00B26195">
        <w:rPr>
          <w:rFonts w:ascii="Times New Roman" w:hAnsi="Times New Roman" w:cs="Times New Roman"/>
          <w:noProof/>
          <w:sz w:val="24"/>
          <w:szCs w:val="24"/>
        </w:rPr>
        <w:tab/>
        <w:t xml:space="preserve">Abdool Karim, Q., Sibeko, S. &amp; Baxter, C. Preventing HIV Infection in Women: A Global Health Imperative. </w:t>
      </w:r>
      <w:r w:rsidRPr="00B26195">
        <w:rPr>
          <w:rFonts w:ascii="Times New Roman" w:hAnsi="Times New Roman" w:cs="Times New Roman"/>
          <w:i/>
          <w:iCs/>
          <w:noProof/>
          <w:sz w:val="24"/>
          <w:szCs w:val="24"/>
        </w:rPr>
        <w:t>Clin. Infect. Dis.</w:t>
      </w:r>
      <w:r w:rsidRPr="00B26195">
        <w:rPr>
          <w:rFonts w:ascii="Times New Roman" w:hAnsi="Times New Roman" w:cs="Times New Roman"/>
          <w:noProof/>
          <w:sz w:val="24"/>
          <w:szCs w:val="24"/>
        </w:rPr>
        <w:t xml:space="preserve"> </w:t>
      </w:r>
      <w:r w:rsidRPr="00B26195">
        <w:rPr>
          <w:rFonts w:ascii="Times New Roman" w:hAnsi="Times New Roman" w:cs="Times New Roman"/>
          <w:b/>
          <w:bCs/>
          <w:noProof/>
          <w:sz w:val="24"/>
          <w:szCs w:val="24"/>
        </w:rPr>
        <w:t>50</w:t>
      </w:r>
      <w:r w:rsidRPr="00B26195">
        <w:rPr>
          <w:rFonts w:ascii="Times New Roman" w:hAnsi="Times New Roman" w:cs="Times New Roman"/>
          <w:noProof/>
          <w:sz w:val="24"/>
          <w:szCs w:val="24"/>
        </w:rPr>
        <w:t>, S122–S129 (2010).</w:t>
      </w:r>
    </w:p>
    <w:p w14:paraId="37B0FBF4" w14:textId="77777777" w:rsidR="00B26195" w:rsidRPr="00B26195" w:rsidRDefault="00B26195" w:rsidP="00B26195">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B26195">
        <w:rPr>
          <w:rFonts w:ascii="Times New Roman" w:hAnsi="Times New Roman" w:cs="Times New Roman"/>
          <w:noProof/>
          <w:sz w:val="24"/>
          <w:szCs w:val="24"/>
        </w:rPr>
        <w:t>7.</w:t>
      </w:r>
      <w:r w:rsidRPr="00B26195">
        <w:rPr>
          <w:rFonts w:ascii="Times New Roman" w:hAnsi="Times New Roman" w:cs="Times New Roman"/>
          <w:noProof/>
          <w:sz w:val="24"/>
          <w:szCs w:val="24"/>
        </w:rPr>
        <w:tab/>
        <w:t xml:space="preserve">Quinn, T. C. &amp; Overbaugh, J. HIV/AIDS in women: An expanding epidemic. </w:t>
      </w:r>
      <w:r w:rsidRPr="00B26195">
        <w:rPr>
          <w:rFonts w:ascii="Times New Roman" w:hAnsi="Times New Roman" w:cs="Times New Roman"/>
          <w:i/>
          <w:iCs/>
          <w:noProof/>
          <w:sz w:val="24"/>
          <w:szCs w:val="24"/>
        </w:rPr>
        <w:t>Science</w:t>
      </w:r>
      <w:r w:rsidRPr="00B26195">
        <w:rPr>
          <w:rFonts w:ascii="Times New Roman" w:hAnsi="Times New Roman" w:cs="Times New Roman"/>
          <w:noProof/>
          <w:sz w:val="24"/>
          <w:szCs w:val="24"/>
        </w:rPr>
        <w:t xml:space="preserve"> vol. 308 1582–1583 (2005).</w:t>
      </w:r>
    </w:p>
    <w:p w14:paraId="1BBE9536" w14:textId="77777777" w:rsidR="00B26195" w:rsidRPr="00B26195" w:rsidRDefault="00B26195" w:rsidP="00B26195">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B26195">
        <w:rPr>
          <w:rFonts w:ascii="Times New Roman" w:hAnsi="Times New Roman" w:cs="Times New Roman"/>
          <w:noProof/>
          <w:sz w:val="24"/>
          <w:szCs w:val="24"/>
        </w:rPr>
        <w:t>8.</w:t>
      </w:r>
      <w:r w:rsidRPr="00B26195">
        <w:rPr>
          <w:rFonts w:ascii="Times New Roman" w:hAnsi="Times New Roman" w:cs="Times New Roman"/>
          <w:noProof/>
          <w:sz w:val="24"/>
          <w:szCs w:val="24"/>
        </w:rPr>
        <w:tab/>
        <w:t>UNAIDS. Asia and Pacific. https://www.unaids.org/en/regionscountries/asiaandpacific (2018).</w:t>
      </w:r>
    </w:p>
    <w:p w14:paraId="796EFCB9" w14:textId="77777777" w:rsidR="00B26195" w:rsidRPr="00B26195" w:rsidRDefault="00B26195" w:rsidP="00B26195">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B26195">
        <w:rPr>
          <w:rFonts w:ascii="Times New Roman" w:hAnsi="Times New Roman" w:cs="Times New Roman"/>
          <w:noProof/>
          <w:sz w:val="24"/>
          <w:szCs w:val="24"/>
        </w:rPr>
        <w:t>9.</w:t>
      </w:r>
      <w:r w:rsidRPr="00B26195">
        <w:rPr>
          <w:rFonts w:ascii="Times New Roman" w:hAnsi="Times New Roman" w:cs="Times New Roman"/>
          <w:noProof/>
          <w:sz w:val="24"/>
          <w:szCs w:val="24"/>
        </w:rPr>
        <w:tab/>
        <w:t>UNAIDS. Country progress report-Bangladesh Global AIDS Monitoring 2018. (2018).</w:t>
      </w:r>
    </w:p>
    <w:p w14:paraId="31E249AE" w14:textId="77777777" w:rsidR="00B26195" w:rsidRPr="00B26195" w:rsidRDefault="00B26195" w:rsidP="00B26195">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B26195">
        <w:rPr>
          <w:rFonts w:ascii="Times New Roman" w:hAnsi="Times New Roman" w:cs="Times New Roman"/>
          <w:noProof/>
          <w:sz w:val="24"/>
          <w:szCs w:val="24"/>
        </w:rPr>
        <w:t>10.</w:t>
      </w:r>
      <w:r w:rsidRPr="00B26195">
        <w:rPr>
          <w:rFonts w:ascii="Times New Roman" w:hAnsi="Times New Roman" w:cs="Times New Roman"/>
          <w:noProof/>
          <w:sz w:val="24"/>
          <w:szCs w:val="24"/>
        </w:rPr>
        <w:tab/>
        <w:t>UNICEF Bangladesh. Towards ending AIDS. https://www.unicef.org/bangladesh/en/towards-ending-aids (2021).</w:t>
      </w:r>
    </w:p>
    <w:p w14:paraId="51317772" w14:textId="77777777" w:rsidR="00B26195" w:rsidRPr="00B26195" w:rsidRDefault="00B26195" w:rsidP="00B26195">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B26195">
        <w:rPr>
          <w:rFonts w:ascii="Times New Roman" w:hAnsi="Times New Roman" w:cs="Times New Roman"/>
          <w:noProof/>
          <w:sz w:val="24"/>
          <w:szCs w:val="24"/>
        </w:rPr>
        <w:t>11.</w:t>
      </w:r>
      <w:r w:rsidRPr="00B26195">
        <w:rPr>
          <w:rFonts w:ascii="Times New Roman" w:hAnsi="Times New Roman" w:cs="Times New Roman"/>
          <w:noProof/>
          <w:sz w:val="24"/>
          <w:szCs w:val="24"/>
        </w:rPr>
        <w:tab/>
        <w:t xml:space="preserve">Hayes, P. R. </w:t>
      </w:r>
      <w:r w:rsidRPr="00B26195">
        <w:rPr>
          <w:rFonts w:ascii="Times New Roman" w:hAnsi="Times New Roman" w:cs="Times New Roman"/>
          <w:i/>
          <w:iCs/>
          <w:noProof/>
          <w:sz w:val="24"/>
          <w:szCs w:val="24"/>
        </w:rPr>
        <w:t>Reducing HIV prevalence among young people: A review of the UNGASS prevalence goal and how it should be monitored</w:t>
      </w:r>
      <w:r w:rsidRPr="00B26195">
        <w:rPr>
          <w:rFonts w:ascii="Times New Roman" w:hAnsi="Times New Roman" w:cs="Times New Roman"/>
          <w:noProof/>
          <w:sz w:val="24"/>
          <w:szCs w:val="24"/>
        </w:rPr>
        <w:t>. (2002).</w:t>
      </w:r>
    </w:p>
    <w:p w14:paraId="71C02515" w14:textId="77777777" w:rsidR="00B26195" w:rsidRPr="00B26195" w:rsidRDefault="00B26195" w:rsidP="00B26195">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B26195">
        <w:rPr>
          <w:rFonts w:ascii="Times New Roman" w:hAnsi="Times New Roman" w:cs="Times New Roman"/>
          <w:noProof/>
          <w:sz w:val="24"/>
          <w:szCs w:val="24"/>
        </w:rPr>
        <w:t>12.</w:t>
      </w:r>
      <w:r w:rsidRPr="00B26195">
        <w:rPr>
          <w:rFonts w:ascii="Times New Roman" w:hAnsi="Times New Roman" w:cs="Times New Roman"/>
          <w:noProof/>
          <w:sz w:val="24"/>
          <w:szCs w:val="24"/>
        </w:rPr>
        <w:tab/>
        <w:t xml:space="preserve">Khan, S. I. Male sexuality and masculinity : implications for STIs / HIV and sexual health </w:t>
      </w:r>
      <w:r w:rsidRPr="00B26195">
        <w:rPr>
          <w:rFonts w:ascii="Times New Roman" w:hAnsi="Times New Roman" w:cs="Times New Roman"/>
          <w:noProof/>
          <w:sz w:val="24"/>
          <w:szCs w:val="24"/>
        </w:rPr>
        <w:lastRenderedPageBreak/>
        <w:t xml:space="preserve">interventions in Bangladesh. </w:t>
      </w:r>
      <w:r w:rsidRPr="00B26195">
        <w:rPr>
          <w:rFonts w:ascii="Times New Roman" w:hAnsi="Times New Roman" w:cs="Times New Roman"/>
          <w:i/>
          <w:iCs/>
          <w:noProof/>
          <w:sz w:val="24"/>
          <w:szCs w:val="24"/>
        </w:rPr>
        <w:t>Edith Cowen University</w:t>
      </w:r>
      <w:r w:rsidRPr="00B26195">
        <w:rPr>
          <w:rFonts w:ascii="Times New Roman" w:hAnsi="Times New Roman" w:cs="Times New Roman"/>
          <w:noProof/>
          <w:sz w:val="24"/>
          <w:szCs w:val="24"/>
        </w:rPr>
        <w:t xml:space="preserve"> (2004).</w:t>
      </w:r>
    </w:p>
    <w:p w14:paraId="735B7A35" w14:textId="77777777" w:rsidR="00B26195" w:rsidRPr="00B26195" w:rsidRDefault="00B26195" w:rsidP="00B26195">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B26195">
        <w:rPr>
          <w:rFonts w:ascii="Times New Roman" w:hAnsi="Times New Roman" w:cs="Times New Roman"/>
          <w:noProof/>
          <w:sz w:val="24"/>
          <w:szCs w:val="24"/>
        </w:rPr>
        <w:t>13.</w:t>
      </w:r>
      <w:r w:rsidRPr="00B26195">
        <w:rPr>
          <w:rFonts w:ascii="Times New Roman" w:hAnsi="Times New Roman" w:cs="Times New Roman"/>
          <w:noProof/>
          <w:sz w:val="24"/>
          <w:szCs w:val="24"/>
        </w:rPr>
        <w:tab/>
        <w:t xml:space="preserve">Yaya, S., Bishwajit, G., Danhoundo, G., Shah, V. &amp; Ekholuenetale, M. Trends and determinants of HIV/AIDS knowledge among women in Bangladesh. </w:t>
      </w:r>
      <w:r w:rsidRPr="00B26195">
        <w:rPr>
          <w:rFonts w:ascii="Times New Roman" w:hAnsi="Times New Roman" w:cs="Times New Roman"/>
          <w:i/>
          <w:iCs/>
          <w:noProof/>
          <w:sz w:val="24"/>
          <w:szCs w:val="24"/>
        </w:rPr>
        <w:t>BMC Public Health</w:t>
      </w:r>
      <w:r w:rsidRPr="00B26195">
        <w:rPr>
          <w:rFonts w:ascii="Times New Roman" w:hAnsi="Times New Roman" w:cs="Times New Roman"/>
          <w:noProof/>
          <w:sz w:val="24"/>
          <w:szCs w:val="24"/>
        </w:rPr>
        <w:t xml:space="preserve"> </w:t>
      </w:r>
      <w:r w:rsidRPr="00B26195">
        <w:rPr>
          <w:rFonts w:ascii="Times New Roman" w:hAnsi="Times New Roman" w:cs="Times New Roman"/>
          <w:b/>
          <w:bCs/>
          <w:noProof/>
          <w:sz w:val="24"/>
          <w:szCs w:val="24"/>
        </w:rPr>
        <w:t>16</w:t>
      </w:r>
      <w:r w:rsidRPr="00B26195">
        <w:rPr>
          <w:rFonts w:ascii="Times New Roman" w:hAnsi="Times New Roman" w:cs="Times New Roman"/>
          <w:noProof/>
          <w:sz w:val="24"/>
          <w:szCs w:val="24"/>
        </w:rPr>
        <w:t>, 812 (2016).</w:t>
      </w:r>
    </w:p>
    <w:p w14:paraId="176C2C88" w14:textId="77777777" w:rsidR="00B26195" w:rsidRPr="00B26195" w:rsidRDefault="00B26195" w:rsidP="00B26195">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B26195">
        <w:rPr>
          <w:rFonts w:ascii="Times New Roman" w:hAnsi="Times New Roman" w:cs="Times New Roman"/>
          <w:noProof/>
          <w:sz w:val="24"/>
          <w:szCs w:val="24"/>
        </w:rPr>
        <w:t>14.</w:t>
      </w:r>
      <w:r w:rsidRPr="00B26195">
        <w:rPr>
          <w:rFonts w:ascii="Times New Roman" w:hAnsi="Times New Roman" w:cs="Times New Roman"/>
          <w:noProof/>
          <w:sz w:val="24"/>
          <w:szCs w:val="24"/>
        </w:rPr>
        <w:tab/>
        <w:t xml:space="preserve">Garai, J. Gender and HIV / AIDS in Bangladesh : A review. </w:t>
      </w:r>
      <w:r w:rsidRPr="00B26195">
        <w:rPr>
          <w:rFonts w:ascii="Times New Roman" w:hAnsi="Times New Roman" w:cs="Times New Roman"/>
          <w:i/>
          <w:iCs/>
          <w:noProof/>
          <w:sz w:val="24"/>
          <w:szCs w:val="24"/>
        </w:rPr>
        <w:t>J. Heal. Soc. Sci. 2016; 1,3181-198 Rev.</w:t>
      </w:r>
      <w:r w:rsidRPr="00B26195">
        <w:rPr>
          <w:rFonts w:ascii="Times New Roman" w:hAnsi="Times New Roman" w:cs="Times New Roman"/>
          <w:noProof/>
          <w:sz w:val="24"/>
          <w:szCs w:val="24"/>
        </w:rPr>
        <w:t xml:space="preserve"> 181–198 (2016) doi:10.19204/2016/gndr21.</w:t>
      </w:r>
    </w:p>
    <w:p w14:paraId="2BF518D3" w14:textId="77777777" w:rsidR="00B26195" w:rsidRPr="00B26195" w:rsidRDefault="00B26195" w:rsidP="00B26195">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B26195">
        <w:rPr>
          <w:rFonts w:ascii="Times New Roman" w:hAnsi="Times New Roman" w:cs="Times New Roman"/>
          <w:noProof/>
          <w:sz w:val="24"/>
          <w:szCs w:val="24"/>
        </w:rPr>
        <w:t>15.</w:t>
      </w:r>
      <w:r w:rsidRPr="00B26195">
        <w:rPr>
          <w:rFonts w:ascii="Times New Roman" w:hAnsi="Times New Roman" w:cs="Times New Roman"/>
          <w:noProof/>
          <w:sz w:val="24"/>
          <w:szCs w:val="24"/>
        </w:rPr>
        <w:tab/>
        <w:t xml:space="preserve">Rahman, M. S. &amp; Rahman, M. L. Media and education play a tremendous role in mounting AIDS awareness among married couples in Bangladesh. </w:t>
      </w:r>
      <w:r w:rsidRPr="00B26195">
        <w:rPr>
          <w:rFonts w:ascii="Times New Roman" w:hAnsi="Times New Roman" w:cs="Times New Roman"/>
          <w:i/>
          <w:iCs/>
          <w:noProof/>
          <w:sz w:val="24"/>
          <w:szCs w:val="24"/>
        </w:rPr>
        <w:t>AIDS Res. Ther.</w:t>
      </w:r>
      <w:r w:rsidRPr="00B26195">
        <w:rPr>
          <w:rFonts w:ascii="Times New Roman" w:hAnsi="Times New Roman" w:cs="Times New Roman"/>
          <w:noProof/>
          <w:sz w:val="24"/>
          <w:szCs w:val="24"/>
        </w:rPr>
        <w:t xml:space="preserve"> </w:t>
      </w:r>
      <w:r w:rsidRPr="00B26195">
        <w:rPr>
          <w:rFonts w:ascii="Times New Roman" w:hAnsi="Times New Roman" w:cs="Times New Roman"/>
          <w:b/>
          <w:bCs/>
          <w:noProof/>
          <w:sz w:val="24"/>
          <w:szCs w:val="24"/>
        </w:rPr>
        <w:t>4</w:t>
      </w:r>
      <w:r w:rsidRPr="00B26195">
        <w:rPr>
          <w:rFonts w:ascii="Times New Roman" w:hAnsi="Times New Roman" w:cs="Times New Roman"/>
          <w:noProof/>
          <w:sz w:val="24"/>
          <w:szCs w:val="24"/>
        </w:rPr>
        <w:t>, (2007).</w:t>
      </w:r>
    </w:p>
    <w:p w14:paraId="74C63210" w14:textId="77777777" w:rsidR="00B26195" w:rsidRPr="00B26195" w:rsidRDefault="00B26195" w:rsidP="00B26195">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B26195">
        <w:rPr>
          <w:rFonts w:ascii="Times New Roman" w:hAnsi="Times New Roman" w:cs="Times New Roman"/>
          <w:noProof/>
          <w:sz w:val="24"/>
          <w:szCs w:val="24"/>
        </w:rPr>
        <w:t>16.</w:t>
      </w:r>
      <w:r w:rsidRPr="00B26195">
        <w:rPr>
          <w:rFonts w:ascii="Times New Roman" w:hAnsi="Times New Roman" w:cs="Times New Roman"/>
          <w:noProof/>
          <w:sz w:val="24"/>
          <w:szCs w:val="24"/>
        </w:rPr>
        <w:tab/>
        <w:t xml:space="preserve">Hossain, M., Mani, K. K. C., Sidik, S. M., Shahar, H. K. &amp; Islam, R. Knowledge and awareness about STDs among women in Bangladesh. </w:t>
      </w:r>
      <w:r w:rsidRPr="00B26195">
        <w:rPr>
          <w:rFonts w:ascii="Times New Roman" w:hAnsi="Times New Roman" w:cs="Times New Roman"/>
          <w:i/>
          <w:iCs/>
          <w:noProof/>
          <w:sz w:val="24"/>
          <w:szCs w:val="24"/>
        </w:rPr>
        <w:t>BMC Public Health</w:t>
      </w:r>
      <w:r w:rsidRPr="00B26195">
        <w:rPr>
          <w:rFonts w:ascii="Times New Roman" w:hAnsi="Times New Roman" w:cs="Times New Roman"/>
          <w:noProof/>
          <w:sz w:val="24"/>
          <w:szCs w:val="24"/>
        </w:rPr>
        <w:t xml:space="preserve"> </w:t>
      </w:r>
      <w:r w:rsidRPr="00B26195">
        <w:rPr>
          <w:rFonts w:ascii="Times New Roman" w:hAnsi="Times New Roman" w:cs="Times New Roman"/>
          <w:b/>
          <w:bCs/>
          <w:noProof/>
          <w:sz w:val="24"/>
          <w:szCs w:val="24"/>
        </w:rPr>
        <w:t>14</w:t>
      </w:r>
      <w:r w:rsidRPr="00B26195">
        <w:rPr>
          <w:rFonts w:ascii="Times New Roman" w:hAnsi="Times New Roman" w:cs="Times New Roman"/>
          <w:noProof/>
          <w:sz w:val="24"/>
          <w:szCs w:val="24"/>
        </w:rPr>
        <w:t>, 775 (2014).</w:t>
      </w:r>
    </w:p>
    <w:p w14:paraId="727B80BA" w14:textId="77777777" w:rsidR="00B26195" w:rsidRPr="00B26195" w:rsidRDefault="00B26195" w:rsidP="00B26195">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B26195">
        <w:rPr>
          <w:rFonts w:ascii="Times New Roman" w:hAnsi="Times New Roman" w:cs="Times New Roman"/>
          <w:noProof/>
          <w:sz w:val="24"/>
          <w:szCs w:val="24"/>
        </w:rPr>
        <w:t>17.</w:t>
      </w:r>
      <w:r w:rsidRPr="00B26195">
        <w:rPr>
          <w:rFonts w:ascii="Times New Roman" w:hAnsi="Times New Roman" w:cs="Times New Roman"/>
          <w:noProof/>
          <w:sz w:val="24"/>
          <w:szCs w:val="24"/>
        </w:rPr>
        <w:tab/>
        <w:t>UNODC. United Nations Regional Task Force on Injecting Drug Use and HIV/AIDS for Asia and the Pacific. (2009).</w:t>
      </w:r>
    </w:p>
    <w:p w14:paraId="07065596" w14:textId="77777777" w:rsidR="00B26195" w:rsidRPr="00B26195" w:rsidRDefault="00B26195" w:rsidP="00B26195">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B26195">
        <w:rPr>
          <w:rFonts w:ascii="Times New Roman" w:hAnsi="Times New Roman" w:cs="Times New Roman"/>
          <w:noProof/>
          <w:sz w:val="24"/>
          <w:szCs w:val="24"/>
        </w:rPr>
        <w:t>18.</w:t>
      </w:r>
      <w:r w:rsidRPr="00B26195">
        <w:rPr>
          <w:rFonts w:ascii="Times New Roman" w:hAnsi="Times New Roman" w:cs="Times New Roman"/>
          <w:noProof/>
          <w:sz w:val="24"/>
          <w:szCs w:val="24"/>
        </w:rPr>
        <w:tab/>
        <w:t>National Family Health Survey. National Family Health Survey , India. 42372449 http://www.rchiips.org/nfhs (2009).</w:t>
      </w:r>
    </w:p>
    <w:p w14:paraId="190E1244" w14:textId="77777777" w:rsidR="00B26195" w:rsidRPr="00B26195" w:rsidRDefault="00B26195" w:rsidP="00B26195">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B26195">
        <w:rPr>
          <w:rFonts w:ascii="Times New Roman" w:hAnsi="Times New Roman" w:cs="Times New Roman"/>
          <w:noProof/>
          <w:sz w:val="24"/>
          <w:szCs w:val="24"/>
        </w:rPr>
        <w:t>19.</w:t>
      </w:r>
      <w:r w:rsidRPr="00B26195">
        <w:rPr>
          <w:rFonts w:ascii="Times New Roman" w:hAnsi="Times New Roman" w:cs="Times New Roman"/>
          <w:noProof/>
          <w:sz w:val="24"/>
          <w:szCs w:val="24"/>
        </w:rPr>
        <w:tab/>
        <w:t xml:space="preserve">NIPORT, M. &amp; ORC Macro (2009) Bangladesh Demographic and Health Survey 2007. </w:t>
      </w:r>
      <w:r w:rsidRPr="00B26195">
        <w:rPr>
          <w:rFonts w:ascii="Times New Roman" w:hAnsi="Times New Roman" w:cs="Times New Roman"/>
          <w:i/>
          <w:iCs/>
          <w:noProof/>
          <w:sz w:val="24"/>
          <w:szCs w:val="24"/>
        </w:rPr>
        <w:t>National Institute of Population Research and Training, …</w:t>
      </w:r>
      <w:r w:rsidRPr="00B26195">
        <w:rPr>
          <w:rFonts w:ascii="Times New Roman" w:hAnsi="Times New Roman" w:cs="Times New Roman"/>
          <w:noProof/>
          <w:sz w:val="24"/>
          <w:szCs w:val="24"/>
        </w:rPr>
        <w:t xml:space="preserve"> (2009).</w:t>
      </w:r>
    </w:p>
    <w:p w14:paraId="4BDF8C13" w14:textId="77777777" w:rsidR="00B26195" w:rsidRPr="00B26195" w:rsidRDefault="00B26195" w:rsidP="00B26195">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B26195">
        <w:rPr>
          <w:rFonts w:ascii="Times New Roman" w:hAnsi="Times New Roman" w:cs="Times New Roman"/>
          <w:noProof/>
          <w:sz w:val="24"/>
          <w:szCs w:val="24"/>
        </w:rPr>
        <w:t>20.</w:t>
      </w:r>
      <w:r w:rsidRPr="00B26195">
        <w:rPr>
          <w:rFonts w:ascii="Times New Roman" w:hAnsi="Times New Roman" w:cs="Times New Roman"/>
          <w:noProof/>
          <w:sz w:val="24"/>
          <w:szCs w:val="24"/>
        </w:rPr>
        <w:tab/>
        <w:t>Progotir Pathey. Bangladesh multiple indicator cluster survey 2012–2013 Key findings. (2014).</w:t>
      </w:r>
    </w:p>
    <w:p w14:paraId="5A0D98C8" w14:textId="77777777" w:rsidR="00B26195" w:rsidRPr="00B26195" w:rsidRDefault="00B26195" w:rsidP="00B26195">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B26195">
        <w:rPr>
          <w:rFonts w:ascii="Times New Roman" w:hAnsi="Times New Roman" w:cs="Times New Roman"/>
          <w:noProof/>
          <w:sz w:val="24"/>
          <w:szCs w:val="24"/>
        </w:rPr>
        <w:t>21.</w:t>
      </w:r>
      <w:r w:rsidRPr="00B26195">
        <w:rPr>
          <w:rFonts w:ascii="Times New Roman" w:hAnsi="Times New Roman" w:cs="Times New Roman"/>
          <w:noProof/>
          <w:sz w:val="24"/>
          <w:szCs w:val="24"/>
        </w:rPr>
        <w:tab/>
        <w:t>Progotir Pathey. Bangladesh multiple indicator cluster survey 2019 Key findings. (2019).</w:t>
      </w:r>
    </w:p>
    <w:p w14:paraId="56AB0F5D" w14:textId="77777777" w:rsidR="00B26195" w:rsidRPr="00B26195" w:rsidRDefault="00B26195" w:rsidP="00B26195">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B26195">
        <w:rPr>
          <w:rFonts w:ascii="Times New Roman" w:hAnsi="Times New Roman" w:cs="Times New Roman"/>
          <w:noProof/>
          <w:sz w:val="24"/>
          <w:szCs w:val="24"/>
        </w:rPr>
        <w:t>22.</w:t>
      </w:r>
      <w:r w:rsidRPr="00B26195">
        <w:rPr>
          <w:rFonts w:ascii="Times New Roman" w:hAnsi="Times New Roman" w:cs="Times New Roman"/>
          <w:noProof/>
          <w:sz w:val="24"/>
          <w:szCs w:val="24"/>
        </w:rPr>
        <w:tab/>
        <w:t xml:space="preserve">UNICEF MICS. Surveys - UNICEF MICS. </w:t>
      </w:r>
      <w:r w:rsidRPr="00B26195">
        <w:rPr>
          <w:rFonts w:ascii="Times New Roman" w:hAnsi="Times New Roman" w:cs="Times New Roman"/>
          <w:i/>
          <w:iCs/>
          <w:noProof/>
          <w:sz w:val="24"/>
          <w:szCs w:val="24"/>
        </w:rPr>
        <w:t>MICS Surveys</w:t>
      </w:r>
      <w:r w:rsidRPr="00B26195">
        <w:rPr>
          <w:rFonts w:ascii="Times New Roman" w:hAnsi="Times New Roman" w:cs="Times New Roman"/>
          <w:noProof/>
          <w:sz w:val="24"/>
          <w:szCs w:val="24"/>
        </w:rPr>
        <w:t xml:space="preserve"> https://mics.unicef.org/surveys (2018).</w:t>
      </w:r>
    </w:p>
    <w:p w14:paraId="7B795366" w14:textId="77777777" w:rsidR="00B26195" w:rsidRPr="00B26195" w:rsidRDefault="00B26195" w:rsidP="00B26195">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B26195">
        <w:rPr>
          <w:rFonts w:ascii="Times New Roman" w:hAnsi="Times New Roman" w:cs="Times New Roman"/>
          <w:noProof/>
          <w:sz w:val="24"/>
          <w:szCs w:val="24"/>
        </w:rPr>
        <w:t>23.</w:t>
      </w:r>
      <w:r w:rsidRPr="00B26195">
        <w:rPr>
          <w:rFonts w:ascii="Times New Roman" w:hAnsi="Times New Roman" w:cs="Times New Roman"/>
          <w:noProof/>
          <w:sz w:val="24"/>
          <w:szCs w:val="24"/>
        </w:rPr>
        <w:tab/>
        <w:t xml:space="preserve">K, S. </w:t>
      </w:r>
      <w:r w:rsidRPr="00B26195">
        <w:rPr>
          <w:rFonts w:ascii="Times New Roman" w:hAnsi="Times New Roman" w:cs="Times New Roman"/>
          <w:i/>
          <w:iCs/>
          <w:noProof/>
          <w:sz w:val="24"/>
          <w:szCs w:val="24"/>
        </w:rPr>
        <w:t>et al.</w:t>
      </w:r>
      <w:r w:rsidRPr="00B26195">
        <w:rPr>
          <w:rFonts w:ascii="Times New Roman" w:hAnsi="Times New Roman" w:cs="Times New Roman"/>
          <w:noProof/>
          <w:sz w:val="24"/>
          <w:szCs w:val="24"/>
        </w:rPr>
        <w:t xml:space="preserve"> Epidemic of HIV coupled with hepatitis C virus among injecting drug users of </w:t>
      </w:r>
      <w:r w:rsidRPr="00B26195">
        <w:rPr>
          <w:rFonts w:ascii="Times New Roman" w:hAnsi="Times New Roman" w:cs="Times New Roman"/>
          <w:noProof/>
          <w:sz w:val="24"/>
          <w:szCs w:val="24"/>
        </w:rPr>
        <w:lastRenderedPageBreak/>
        <w:t xml:space="preserve">Himalayan West Bengal, Eastern India, Bordering Nepal, Bhutan, and Bangladesh. </w:t>
      </w:r>
      <w:r w:rsidRPr="00B26195">
        <w:rPr>
          <w:rFonts w:ascii="Times New Roman" w:hAnsi="Times New Roman" w:cs="Times New Roman"/>
          <w:i/>
          <w:iCs/>
          <w:noProof/>
          <w:sz w:val="24"/>
          <w:szCs w:val="24"/>
        </w:rPr>
        <w:t>Subst. Use Misuse</w:t>
      </w:r>
      <w:r w:rsidRPr="00B26195">
        <w:rPr>
          <w:rFonts w:ascii="Times New Roman" w:hAnsi="Times New Roman" w:cs="Times New Roman"/>
          <w:noProof/>
          <w:sz w:val="24"/>
          <w:szCs w:val="24"/>
        </w:rPr>
        <w:t xml:space="preserve"> </w:t>
      </w:r>
      <w:r w:rsidRPr="00B26195">
        <w:rPr>
          <w:rFonts w:ascii="Times New Roman" w:hAnsi="Times New Roman" w:cs="Times New Roman"/>
          <w:b/>
          <w:bCs/>
          <w:noProof/>
          <w:sz w:val="24"/>
          <w:szCs w:val="24"/>
        </w:rPr>
        <w:t>41</w:t>
      </w:r>
      <w:r w:rsidRPr="00B26195">
        <w:rPr>
          <w:rFonts w:ascii="Times New Roman" w:hAnsi="Times New Roman" w:cs="Times New Roman"/>
          <w:noProof/>
          <w:sz w:val="24"/>
          <w:szCs w:val="24"/>
        </w:rPr>
        <w:t>, 341–352 (2006).</w:t>
      </w:r>
    </w:p>
    <w:p w14:paraId="7881707B" w14:textId="77777777" w:rsidR="00B26195" w:rsidRPr="00B26195" w:rsidRDefault="00B26195" w:rsidP="00B26195">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B26195">
        <w:rPr>
          <w:rFonts w:ascii="Times New Roman" w:hAnsi="Times New Roman" w:cs="Times New Roman"/>
          <w:noProof/>
          <w:sz w:val="24"/>
          <w:szCs w:val="24"/>
        </w:rPr>
        <w:t>24.</w:t>
      </w:r>
      <w:r w:rsidRPr="00B26195">
        <w:rPr>
          <w:rFonts w:ascii="Times New Roman" w:hAnsi="Times New Roman" w:cs="Times New Roman"/>
          <w:noProof/>
          <w:sz w:val="24"/>
          <w:szCs w:val="24"/>
        </w:rPr>
        <w:tab/>
        <w:t xml:space="preserve">Talwar, P. &amp; Rahman, M. F. B. A. Assessment of HIV knowledge among university students using the HIV-KQ-18 scale: A cross-sectional study. </w:t>
      </w:r>
      <w:r w:rsidRPr="00B26195">
        <w:rPr>
          <w:rFonts w:ascii="Times New Roman" w:hAnsi="Times New Roman" w:cs="Times New Roman"/>
          <w:i/>
          <w:iCs/>
          <w:noProof/>
          <w:sz w:val="24"/>
          <w:szCs w:val="24"/>
        </w:rPr>
        <w:t>South East Asia J. Public Heal.</w:t>
      </w:r>
      <w:r w:rsidRPr="00B26195">
        <w:rPr>
          <w:rFonts w:ascii="Times New Roman" w:hAnsi="Times New Roman" w:cs="Times New Roman"/>
          <w:noProof/>
          <w:sz w:val="24"/>
          <w:szCs w:val="24"/>
        </w:rPr>
        <w:t xml:space="preserve"> </w:t>
      </w:r>
      <w:r w:rsidRPr="00B26195">
        <w:rPr>
          <w:rFonts w:ascii="Times New Roman" w:hAnsi="Times New Roman" w:cs="Times New Roman"/>
          <w:b/>
          <w:bCs/>
          <w:noProof/>
          <w:sz w:val="24"/>
          <w:szCs w:val="24"/>
        </w:rPr>
        <w:t>5</w:t>
      </w:r>
      <w:r w:rsidRPr="00B26195">
        <w:rPr>
          <w:rFonts w:ascii="Times New Roman" w:hAnsi="Times New Roman" w:cs="Times New Roman"/>
          <w:noProof/>
          <w:sz w:val="24"/>
          <w:szCs w:val="24"/>
        </w:rPr>
        <w:t>, 33–38 (2015).</w:t>
      </w:r>
    </w:p>
    <w:p w14:paraId="18C5056A" w14:textId="77777777" w:rsidR="00B26195" w:rsidRPr="00B26195" w:rsidRDefault="00B26195" w:rsidP="00B26195">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B26195">
        <w:rPr>
          <w:rFonts w:ascii="Times New Roman" w:hAnsi="Times New Roman" w:cs="Times New Roman"/>
          <w:noProof/>
          <w:sz w:val="24"/>
          <w:szCs w:val="24"/>
        </w:rPr>
        <w:t>25.</w:t>
      </w:r>
      <w:r w:rsidRPr="00B26195">
        <w:rPr>
          <w:rFonts w:ascii="Times New Roman" w:hAnsi="Times New Roman" w:cs="Times New Roman"/>
          <w:noProof/>
          <w:sz w:val="24"/>
          <w:szCs w:val="24"/>
        </w:rPr>
        <w:tab/>
        <w:t xml:space="preserve">Cook, J. A. &amp; Rajbhandari, A. Heckroccurve: ROC curves for selected samples. </w:t>
      </w:r>
      <w:r w:rsidRPr="00B26195">
        <w:rPr>
          <w:rFonts w:ascii="Times New Roman" w:hAnsi="Times New Roman" w:cs="Times New Roman"/>
          <w:i/>
          <w:iCs/>
          <w:noProof/>
          <w:sz w:val="24"/>
          <w:szCs w:val="24"/>
        </w:rPr>
        <w:t>Stata J.</w:t>
      </w:r>
      <w:r w:rsidRPr="00B26195">
        <w:rPr>
          <w:rFonts w:ascii="Times New Roman" w:hAnsi="Times New Roman" w:cs="Times New Roman"/>
          <w:noProof/>
          <w:sz w:val="24"/>
          <w:szCs w:val="24"/>
        </w:rPr>
        <w:t xml:space="preserve"> </w:t>
      </w:r>
      <w:r w:rsidRPr="00B26195">
        <w:rPr>
          <w:rFonts w:ascii="Times New Roman" w:hAnsi="Times New Roman" w:cs="Times New Roman"/>
          <w:b/>
          <w:bCs/>
          <w:noProof/>
          <w:sz w:val="24"/>
          <w:szCs w:val="24"/>
        </w:rPr>
        <w:t>18</w:t>
      </w:r>
      <w:r w:rsidRPr="00B26195">
        <w:rPr>
          <w:rFonts w:ascii="Times New Roman" w:hAnsi="Times New Roman" w:cs="Times New Roman"/>
          <w:noProof/>
          <w:sz w:val="24"/>
          <w:szCs w:val="24"/>
        </w:rPr>
        <w:t>, 174–183 (2018).</w:t>
      </w:r>
    </w:p>
    <w:p w14:paraId="596D682E" w14:textId="77777777" w:rsidR="00B26195" w:rsidRPr="00B26195" w:rsidRDefault="00B26195" w:rsidP="00B26195">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B26195">
        <w:rPr>
          <w:rFonts w:ascii="Times New Roman" w:hAnsi="Times New Roman" w:cs="Times New Roman"/>
          <w:noProof/>
          <w:sz w:val="24"/>
          <w:szCs w:val="24"/>
        </w:rPr>
        <w:t>26.</w:t>
      </w:r>
      <w:r w:rsidRPr="00B26195">
        <w:rPr>
          <w:rFonts w:ascii="Times New Roman" w:hAnsi="Times New Roman" w:cs="Times New Roman"/>
          <w:noProof/>
          <w:sz w:val="24"/>
          <w:szCs w:val="24"/>
        </w:rPr>
        <w:tab/>
        <w:t xml:space="preserve">Fagerland, M. W. &amp; Hosmer, D. W. A generalized Hosmer-Lemeshow goodness-of-fit test for multinomial logistic regression models. </w:t>
      </w:r>
      <w:r w:rsidRPr="00B26195">
        <w:rPr>
          <w:rFonts w:ascii="Times New Roman" w:hAnsi="Times New Roman" w:cs="Times New Roman"/>
          <w:i/>
          <w:iCs/>
          <w:noProof/>
          <w:sz w:val="24"/>
          <w:szCs w:val="24"/>
        </w:rPr>
        <w:t>Stata J.</w:t>
      </w:r>
      <w:r w:rsidRPr="00B26195">
        <w:rPr>
          <w:rFonts w:ascii="Times New Roman" w:hAnsi="Times New Roman" w:cs="Times New Roman"/>
          <w:noProof/>
          <w:sz w:val="24"/>
          <w:szCs w:val="24"/>
        </w:rPr>
        <w:t xml:space="preserve"> </w:t>
      </w:r>
      <w:r w:rsidRPr="00B26195">
        <w:rPr>
          <w:rFonts w:ascii="Times New Roman" w:hAnsi="Times New Roman" w:cs="Times New Roman"/>
          <w:b/>
          <w:bCs/>
          <w:noProof/>
          <w:sz w:val="24"/>
          <w:szCs w:val="24"/>
        </w:rPr>
        <w:t>12</w:t>
      </w:r>
      <w:r w:rsidRPr="00B26195">
        <w:rPr>
          <w:rFonts w:ascii="Times New Roman" w:hAnsi="Times New Roman" w:cs="Times New Roman"/>
          <w:noProof/>
          <w:sz w:val="24"/>
          <w:szCs w:val="24"/>
        </w:rPr>
        <w:t>, 447–453 (2012).</w:t>
      </w:r>
    </w:p>
    <w:p w14:paraId="5542A126" w14:textId="77777777" w:rsidR="00B26195" w:rsidRPr="00B26195" w:rsidRDefault="00B26195" w:rsidP="00B26195">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B26195">
        <w:rPr>
          <w:rFonts w:ascii="Times New Roman" w:hAnsi="Times New Roman" w:cs="Times New Roman"/>
          <w:noProof/>
          <w:sz w:val="24"/>
          <w:szCs w:val="24"/>
        </w:rPr>
        <w:t>27.</w:t>
      </w:r>
      <w:r w:rsidRPr="00B26195">
        <w:rPr>
          <w:rFonts w:ascii="Times New Roman" w:hAnsi="Times New Roman" w:cs="Times New Roman"/>
          <w:noProof/>
          <w:sz w:val="24"/>
          <w:szCs w:val="24"/>
        </w:rPr>
        <w:tab/>
        <w:t xml:space="preserve">Nattino, G., Lemeshow, S., Phillips, G., Finazzi, S. &amp; Bertolini, G. Assessing the calibration of dichotomous outcome models with the calibration belt. </w:t>
      </w:r>
      <w:r w:rsidRPr="00B26195">
        <w:rPr>
          <w:rFonts w:ascii="Times New Roman" w:hAnsi="Times New Roman" w:cs="Times New Roman"/>
          <w:i/>
          <w:iCs/>
          <w:noProof/>
          <w:sz w:val="24"/>
          <w:szCs w:val="24"/>
        </w:rPr>
        <w:t>Stata J.</w:t>
      </w:r>
      <w:r w:rsidRPr="00B26195">
        <w:rPr>
          <w:rFonts w:ascii="Times New Roman" w:hAnsi="Times New Roman" w:cs="Times New Roman"/>
          <w:noProof/>
          <w:sz w:val="24"/>
          <w:szCs w:val="24"/>
        </w:rPr>
        <w:t xml:space="preserve"> </w:t>
      </w:r>
      <w:r w:rsidRPr="00B26195">
        <w:rPr>
          <w:rFonts w:ascii="Times New Roman" w:hAnsi="Times New Roman" w:cs="Times New Roman"/>
          <w:b/>
          <w:bCs/>
          <w:noProof/>
          <w:sz w:val="24"/>
          <w:szCs w:val="24"/>
        </w:rPr>
        <w:t>17</w:t>
      </w:r>
      <w:r w:rsidRPr="00B26195">
        <w:rPr>
          <w:rFonts w:ascii="Times New Roman" w:hAnsi="Times New Roman" w:cs="Times New Roman"/>
          <w:noProof/>
          <w:sz w:val="24"/>
          <w:szCs w:val="24"/>
        </w:rPr>
        <w:t>, 1003–1014 (2017).</w:t>
      </w:r>
    </w:p>
    <w:p w14:paraId="782D12FB" w14:textId="77777777" w:rsidR="00B26195" w:rsidRPr="00B26195" w:rsidRDefault="00B26195" w:rsidP="00B26195">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B26195">
        <w:rPr>
          <w:rFonts w:ascii="Times New Roman" w:hAnsi="Times New Roman" w:cs="Times New Roman"/>
          <w:noProof/>
          <w:sz w:val="24"/>
          <w:szCs w:val="24"/>
        </w:rPr>
        <w:t>28.</w:t>
      </w:r>
      <w:r w:rsidRPr="00B26195">
        <w:rPr>
          <w:rFonts w:ascii="Times New Roman" w:hAnsi="Times New Roman" w:cs="Times New Roman"/>
          <w:noProof/>
          <w:sz w:val="24"/>
          <w:szCs w:val="24"/>
        </w:rPr>
        <w:tab/>
        <w:t>Survey Data Analysis in Stata. https://stats.idre.ucla.edu/stata/seminars/svy-stata-8/.</w:t>
      </w:r>
    </w:p>
    <w:p w14:paraId="743E21C3" w14:textId="77777777" w:rsidR="00B26195" w:rsidRPr="00B26195" w:rsidRDefault="00B26195" w:rsidP="00B26195">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B26195">
        <w:rPr>
          <w:rFonts w:ascii="Times New Roman" w:hAnsi="Times New Roman" w:cs="Times New Roman"/>
          <w:noProof/>
          <w:sz w:val="24"/>
          <w:szCs w:val="24"/>
        </w:rPr>
        <w:t>29.</w:t>
      </w:r>
      <w:r w:rsidRPr="00B26195">
        <w:rPr>
          <w:rFonts w:ascii="Times New Roman" w:hAnsi="Times New Roman" w:cs="Times New Roman"/>
          <w:noProof/>
          <w:sz w:val="24"/>
          <w:szCs w:val="24"/>
        </w:rPr>
        <w:tab/>
        <w:t xml:space="preserve">Asaduzzaman, M., Higuchi, M., Sarker, M. A. B. &amp; Hamajima, N. Awareness and knowledge of HIV/AIDS among married women in rural Bangladesh and exposure to media: a secondary data analysis of the 2011 Bangladesh Demographic and Health Survey. </w:t>
      </w:r>
      <w:r w:rsidRPr="00B26195">
        <w:rPr>
          <w:rFonts w:ascii="Times New Roman" w:hAnsi="Times New Roman" w:cs="Times New Roman"/>
          <w:i/>
          <w:iCs/>
          <w:noProof/>
          <w:sz w:val="24"/>
          <w:szCs w:val="24"/>
        </w:rPr>
        <w:t>Nagoya J. Med. Sci.</w:t>
      </w:r>
      <w:r w:rsidRPr="00B26195">
        <w:rPr>
          <w:rFonts w:ascii="Times New Roman" w:hAnsi="Times New Roman" w:cs="Times New Roman"/>
          <w:noProof/>
          <w:sz w:val="24"/>
          <w:szCs w:val="24"/>
        </w:rPr>
        <w:t xml:space="preserve"> </w:t>
      </w:r>
      <w:r w:rsidRPr="00B26195">
        <w:rPr>
          <w:rFonts w:ascii="Times New Roman" w:hAnsi="Times New Roman" w:cs="Times New Roman"/>
          <w:b/>
          <w:bCs/>
          <w:noProof/>
          <w:sz w:val="24"/>
          <w:szCs w:val="24"/>
        </w:rPr>
        <w:t>78</w:t>
      </w:r>
      <w:r w:rsidRPr="00B26195">
        <w:rPr>
          <w:rFonts w:ascii="Times New Roman" w:hAnsi="Times New Roman" w:cs="Times New Roman"/>
          <w:noProof/>
          <w:sz w:val="24"/>
          <w:szCs w:val="24"/>
        </w:rPr>
        <w:t>, 109–18 (2016).</w:t>
      </w:r>
    </w:p>
    <w:p w14:paraId="0EA23C57" w14:textId="77777777" w:rsidR="00B26195" w:rsidRPr="00B26195" w:rsidRDefault="00B26195" w:rsidP="00B26195">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B26195">
        <w:rPr>
          <w:rFonts w:ascii="Times New Roman" w:hAnsi="Times New Roman" w:cs="Times New Roman"/>
          <w:noProof/>
          <w:sz w:val="24"/>
          <w:szCs w:val="24"/>
        </w:rPr>
        <w:t>30.</w:t>
      </w:r>
      <w:r w:rsidRPr="00B26195">
        <w:rPr>
          <w:rFonts w:ascii="Times New Roman" w:hAnsi="Times New Roman" w:cs="Times New Roman"/>
          <w:noProof/>
          <w:sz w:val="24"/>
          <w:szCs w:val="24"/>
        </w:rPr>
        <w:tab/>
        <w:t xml:space="preserve">Akelo, V. </w:t>
      </w:r>
      <w:r w:rsidRPr="00B26195">
        <w:rPr>
          <w:rFonts w:ascii="Times New Roman" w:hAnsi="Times New Roman" w:cs="Times New Roman"/>
          <w:i/>
          <w:iCs/>
          <w:noProof/>
          <w:sz w:val="24"/>
          <w:szCs w:val="24"/>
        </w:rPr>
        <w:t>et al.</w:t>
      </w:r>
      <w:r w:rsidRPr="00B26195">
        <w:rPr>
          <w:rFonts w:ascii="Times New Roman" w:hAnsi="Times New Roman" w:cs="Times New Roman"/>
          <w:noProof/>
          <w:sz w:val="24"/>
          <w:szCs w:val="24"/>
        </w:rPr>
        <w:t xml:space="preserve"> Attitudes toward Family Planning among HIV-Positive Pregnant Women Enrolled in a Prevention of Mother-To-Child Transmission Study in Kisumu, Kenya. </w:t>
      </w:r>
      <w:r w:rsidRPr="00B26195">
        <w:rPr>
          <w:rFonts w:ascii="Times New Roman" w:hAnsi="Times New Roman" w:cs="Times New Roman"/>
          <w:i/>
          <w:iCs/>
          <w:noProof/>
          <w:sz w:val="24"/>
          <w:szCs w:val="24"/>
        </w:rPr>
        <w:t>PLoS One</w:t>
      </w:r>
      <w:r w:rsidRPr="00B26195">
        <w:rPr>
          <w:rFonts w:ascii="Times New Roman" w:hAnsi="Times New Roman" w:cs="Times New Roman"/>
          <w:noProof/>
          <w:sz w:val="24"/>
          <w:szCs w:val="24"/>
        </w:rPr>
        <w:t xml:space="preserve"> </w:t>
      </w:r>
      <w:r w:rsidRPr="00B26195">
        <w:rPr>
          <w:rFonts w:ascii="Times New Roman" w:hAnsi="Times New Roman" w:cs="Times New Roman"/>
          <w:b/>
          <w:bCs/>
          <w:noProof/>
          <w:sz w:val="24"/>
          <w:szCs w:val="24"/>
        </w:rPr>
        <w:t>8</w:t>
      </w:r>
      <w:r w:rsidRPr="00B26195">
        <w:rPr>
          <w:rFonts w:ascii="Times New Roman" w:hAnsi="Times New Roman" w:cs="Times New Roman"/>
          <w:noProof/>
          <w:sz w:val="24"/>
          <w:szCs w:val="24"/>
        </w:rPr>
        <w:t>, e66593 (2013).</w:t>
      </w:r>
    </w:p>
    <w:p w14:paraId="00F18AE2" w14:textId="77777777" w:rsidR="00B26195" w:rsidRPr="00B26195" w:rsidRDefault="00B26195" w:rsidP="00B26195">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B26195">
        <w:rPr>
          <w:rFonts w:ascii="Times New Roman" w:hAnsi="Times New Roman" w:cs="Times New Roman"/>
          <w:noProof/>
          <w:sz w:val="24"/>
          <w:szCs w:val="24"/>
        </w:rPr>
        <w:t>31.</w:t>
      </w:r>
      <w:r w:rsidRPr="00B26195">
        <w:rPr>
          <w:rFonts w:ascii="Times New Roman" w:hAnsi="Times New Roman" w:cs="Times New Roman"/>
          <w:noProof/>
          <w:sz w:val="24"/>
          <w:szCs w:val="24"/>
        </w:rPr>
        <w:tab/>
        <w:t xml:space="preserve">Asaduzzaman, M., Higuchi, M., Sarker, M. A. B. &amp; Hamajima, N. Awareness and knowledge of HIV/AIDS among married women in rural Bangladesh and exposure to media: a secondary data analysis of the 2011 Bangladesh Demographic and Health </w:t>
      </w:r>
      <w:r w:rsidRPr="00B26195">
        <w:rPr>
          <w:rFonts w:ascii="Times New Roman" w:hAnsi="Times New Roman" w:cs="Times New Roman"/>
          <w:noProof/>
          <w:sz w:val="24"/>
          <w:szCs w:val="24"/>
        </w:rPr>
        <w:lastRenderedPageBreak/>
        <w:t xml:space="preserve">Survey. </w:t>
      </w:r>
      <w:r w:rsidRPr="00B26195">
        <w:rPr>
          <w:rFonts w:ascii="Times New Roman" w:hAnsi="Times New Roman" w:cs="Times New Roman"/>
          <w:i/>
          <w:iCs/>
          <w:noProof/>
          <w:sz w:val="24"/>
          <w:szCs w:val="24"/>
        </w:rPr>
        <w:t>Nagoya J. Med. Sci.</w:t>
      </w:r>
      <w:r w:rsidRPr="00B26195">
        <w:rPr>
          <w:rFonts w:ascii="Times New Roman" w:hAnsi="Times New Roman" w:cs="Times New Roman"/>
          <w:noProof/>
          <w:sz w:val="24"/>
          <w:szCs w:val="24"/>
        </w:rPr>
        <w:t xml:space="preserve"> </w:t>
      </w:r>
      <w:r w:rsidRPr="00B26195">
        <w:rPr>
          <w:rFonts w:ascii="Times New Roman" w:hAnsi="Times New Roman" w:cs="Times New Roman"/>
          <w:b/>
          <w:bCs/>
          <w:noProof/>
          <w:sz w:val="24"/>
          <w:szCs w:val="24"/>
        </w:rPr>
        <w:t>78</w:t>
      </w:r>
      <w:r w:rsidRPr="00B26195">
        <w:rPr>
          <w:rFonts w:ascii="Times New Roman" w:hAnsi="Times New Roman" w:cs="Times New Roman"/>
          <w:noProof/>
          <w:sz w:val="24"/>
          <w:szCs w:val="24"/>
        </w:rPr>
        <w:t>, 109 (2016).</w:t>
      </w:r>
    </w:p>
    <w:p w14:paraId="4D69B932" w14:textId="77777777" w:rsidR="00B26195" w:rsidRPr="00B26195" w:rsidRDefault="00B26195" w:rsidP="00B26195">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B26195">
        <w:rPr>
          <w:rFonts w:ascii="Times New Roman" w:hAnsi="Times New Roman" w:cs="Times New Roman"/>
          <w:noProof/>
          <w:sz w:val="24"/>
          <w:szCs w:val="24"/>
        </w:rPr>
        <w:t>32.</w:t>
      </w:r>
      <w:r w:rsidRPr="00B26195">
        <w:rPr>
          <w:rFonts w:ascii="Times New Roman" w:hAnsi="Times New Roman" w:cs="Times New Roman"/>
          <w:noProof/>
          <w:sz w:val="24"/>
          <w:szCs w:val="24"/>
        </w:rPr>
        <w:tab/>
        <w:t xml:space="preserve">Hossain, M., Mani, K. K., Sidik, S. M., Shahar, H. K. &amp; Islam, R. Knowledge and awareness about STDs among women in Bangladesh. </w:t>
      </w:r>
      <w:r w:rsidRPr="00B26195">
        <w:rPr>
          <w:rFonts w:ascii="Times New Roman" w:hAnsi="Times New Roman" w:cs="Times New Roman"/>
          <w:i/>
          <w:iCs/>
          <w:noProof/>
          <w:sz w:val="24"/>
          <w:szCs w:val="24"/>
        </w:rPr>
        <w:t>BMC Public Heal. 2014 141</w:t>
      </w:r>
      <w:r w:rsidRPr="00B26195">
        <w:rPr>
          <w:rFonts w:ascii="Times New Roman" w:hAnsi="Times New Roman" w:cs="Times New Roman"/>
          <w:noProof/>
          <w:sz w:val="24"/>
          <w:szCs w:val="24"/>
        </w:rPr>
        <w:t xml:space="preserve"> </w:t>
      </w:r>
      <w:r w:rsidRPr="00B26195">
        <w:rPr>
          <w:rFonts w:ascii="Times New Roman" w:hAnsi="Times New Roman" w:cs="Times New Roman"/>
          <w:b/>
          <w:bCs/>
          <w:noProof/>
          <w:sz w:val="24"/>
          <w:szCs w:val="24"/>
        </w:rPr>
        <w:t>14</w:t>
      </w:r>
      <w:r w:rsidRPr="00B26195">
        <w:rPr>
          <w:rFonts w:ascii="Times New Roman" w:hAnsi="Times New Roman" w:cs="Times New Roman"/>
          <w:noProof/>
          <w:sz w:val="24"/>
          <w:szCs w:val="24"/>
        </w:rPr>
        <w:t>, 1–7 (2014).</w:t>
      </w:r>
    </w:p>
    <w:p w14:paraId="6BF29CBD" w14:textId="77777777" w:rsidR="00B26195" w:rsidRPr="00B26195" w:rsidRDefault="00B26195" w:rsidP="00B26195">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B26195">
        <w:rPr>
          <w:rFonts w:ascii="Times New Roman" w:hAnsi="Times New Roman" w:cs="Times New Roman"/>
          <w:noProof/>
          <w:sz w:val="24"/>
          <w:szCs w:val="24"/>
        </w:rPr>
        <w:t>33.</w:t>
      </w:r>
      <w:r w:rsidRPr="00B26195">
        <w:rPr>
          <w:rFonts w:ascii="Times New Roman" w:hAnsi="Times New Roman" w:cs="Times New Roman"/>
          <w:noProof/>
          <w:sz w:val="24"/>
          <w:szCs w:val="24"/>
        </w:rPr>
        <w:tab/>
        <w:t xml:space="preserve">Sheikh, M. T., Uddin, M. N. &amp; Khan, J. R. A comprehensive analysis of trends and determinants of HIV/AIDS knowledge among the Bangladeshi women based on Bangladesh Demographic and Health Surveys, 2007–2014. </w:t>
      </w:r>
      <w:r w:rsidRPr="00B26195">
        <w:rPr>
          <w:rFonts w:ascii="Times New Roman" w:hAnsi="Times New Roman" w:cs="Times New Roman"/>
          <w:i/>
          <w:iCs/>
          <w:noProof/>
          <w:sz w:val="24"/>
          <w:szCs w:val="24"/>
        </w:rPr>
        <w:t>Arch. Public Heal. 2017 751</w:t>
      </w:r>
      <w:r w:rsidRPr="00B26195">
        <w:rPr>
          <w:rFonts w:ascii="Times New Roman" w:hAnsi="Times New Roman" w:cs="Times New Roman"/>
          <w:noProof/>
          <w:sz w:val="24"/>
          <w:szCs w:val="24"/>
        </w:rPr>
        <w:t xml:space="preserve"> </w:t>
      </w:r>
      <w:r w:rsidRPr="00B26195">
        <w:rPr>
          <w:rFonts w:ascii="Times New Roman" w:hAnsi="Times New Roman" w:cs="Times New Roman"/>
          <w:b/>
          <w:bCs/>
          <w:noProof/>
          <w:sz w:val="24"/>
          <w:szCs w:val="24"/>
        </w:rPr>
        <w:t>75</w:t>
      </w:r>
      <w:r w:rsidRPr="00B26195">
        <w:rPr>
          <w:rFonts w:ascii="Times New Roman" w:hAnsi="Times New Roman" w:cs="Times New Roman"/>
          <w:noProof/>
          <w:sz w:val="24"/>
          <w:szCs w:val="24"/>
        </w:rPr>
        <w:t>, 1–11 (2017).</w:t>
      </w:r>
    </w:p>
    <w:p w14:paraId="5573E157" w14:textId="77777777" w:rsidR="00B26195" w:rsidRPr="00B26195" w:rsidRDefault="00B26195" w:rsidP="00B26195">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B26195">
        <w:rPr>
          <w:rFonts w:ascii="Times New Roman" w:hAnsi="Times New Roman" w:cs="Times New Roman"/>
          <w:noProof/>
          <w:sz w:val="24"/>
          <w:szCs w:val="24"/>
        </w:rPr>
        <w:t>34.</w:t>
      </w:r>
      <w:r w:rsidRPr="00B26195">
        <w:rPr>
          <w:rFonts w:ascii="Times New Roman" w:hAnsi="Times New Roman" w:cs="Times New Roman"/>
          <w:noProof/>
          <w:sz w:val="24"/>
          <w:szCs w:val="24"/>
        </w:rPr>
        <w:tab/>
        <w:t xml:space="preserve">Terzic-Supic, Z., Santric-Milicevic, M., Mirkovic, M., Karic, S. &amp; Soldatovic, I. Cross sectional study on attitudes of Serbian mothers with preschool children: Should a HIV-positive female teacher be allowed to continue teaching in school? </w:t>
      </w:r>
      <w:r w:rsidRPr="00B26195">
        <w:rPr>
          <w:rFonts w:ascii="Times New Roman" w:hAnsi="Times New Roman" w:cs="Times New Roman"/>
          <w:i/>
          <w:iCs/>
          <w:noProof/>
          <w:sz w:val="24"/>
          <w:szCs w:val="24"/>
        </w:rPr>
        <w:t>BMC Int. Health Hum. Rights</w:t>
      </w:r>
      <w:r w:rsidRPr="00B26195">
        <w:rPr>
          <w:rFonts w:ascii="Times New Roman" w:hAnsi="Times New Roman" w:cs="Times New Roman"/>
          <w:noProof/>
          <w:sz w:val="24"/>
          <w:szCs w:val="24"/>
        </w:rPr>
        <w:t xml:space="preserve"> </w:t>
      </w:r>
      <w:r w:rsidRPr="00B26195">
        <w:rPr>
          <w:rFonts w:ascii="Times New Roman" w:hAnsi="Times New Roman" w:cs="Times New Roman"/>
          <w:b/>
          <w:bCs/>
          <w:noProof/>
          <w:sz w:val="24"/>
          <w:szCs w:val="24"/>
        </w:rPr>
        <w:t>15</w:t>
      </w:r>
      <w:r w:rsidRPr="00B26195">
        <w:rPr>
          <w:rFonts w:ascii="Times New Roman" w:hAnsi="Times New Roman" w:cs="Times New Roman"/>
          <w:noProof/>
          <w:sz w:val="24"/>
          <w:szCs w:val="24"/>
        </w:rPr>
        <w:t>, 31 (2015).</w:t>
      </w:r>
    </w:p>
    <w:p w14:paraId="5998A8FC" w14:textId="77777777" w:rsidR="00B26195" w:rsidRPr="00B26195" w:rsidRDefault="00B26195" w:rsidP="00B26195">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B26195">
        <w:rPr>
          <w:rFonts w:ascii="Times New Roman" w:hAnsi="Times New Roman" w:cs="Times New Roman"/>
          <w:noProof/>
          <w:sz w:val="24"/>
          <w:szCs w:val="24"/>
        </w:rPr>
        <w:t>35.</w:t>
      </w:r>
      <w:r w:rsidRPr="00B26195">
        <w:rPr>
          <w:rFonts w:ascii="Times New Roman" w:hAnsi="Times New Roman" w:cs="Times New Roman"/>
          <w:noProof/>
          <w:sz w:val="24"/>
          <w:szCs w:val="24"/>
        </w:rPr>
        <w:tab/>
        <w:t xml:space="preserve">Sheikh, M. T., Uddin, M. N. &amp; Khan, J. R. A comprehensive analysis of trends and determinants of HIV/AIDS knowledge among the Bangladeshi women based on Bangladesh Demographic and Health Surveys, 2007-2014. </w:t>
      </w:r>
      <w:r w:rsidRPr="00B26195">
        <w:rPr>
          <w:rFonts w:ascii="Times New Roman" w:hAnsi="Times New Roman" w:cs="Times New Roman"/>
          <w:i/>
          <w:iCs/>
          <w:noProof/>
          <w:sz w:val="24"/>
          <w:szCs w:val="24"/>
        </w:rPr>
        <w:t>Arch. Public Heal.</w:t>
      </w:r>
      <w:r w:rsidRPr="00B26195">
        <w:rPr>
          <w:rFonts w:ascii="Times New Roman" w:hAnsi="Times New Roman" w:cs="Times New Roman"/>
          <w:noProof/>
          <w:sz w:val="24"/>
          <w:szCs w:val="24"/>
        </w:rPr>
        <w:t xml:space="preserve"> </w:t>
      </w:r>
      <w:r w:rsidRPr="00B26195">
        <w:rPr>
          <w:rFonts w:ascii="Times New Roman" w:hAnsi="Times New Roman" w:cs="Times New Roman"/>
          <w:b/>
          <w:bCs/>
          <w:noProof/>
          <w:sz w:val="24"/>
          <w:szCs w:val="24"/>
        </w:rPr>
        <w:t>75</w:t>
      </w:r>
      <w:r w:rsidRPr="00B26195">
        <w:rPr>
          <w:rFonts w:ascii="Times New Roman" w:hAnsi="Times New Roman" w:cs="Times New Roman"/>
          <w:noProof/>
          <w:sz w:val="24"/>
          <w:szCs w:val="24"/>
        </w:rPr>
        <w:t>, (2017).</w:t>
      </w:r>
    </w:p>
    <w:p w14:paraId="5097B858" w14:textId="77777777" w:rsidR="00B26195" w:rsidRPr="00B26195" w:rsidRDefault="00B26195" w:rsidP="00B26195">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B26195">
        <w:rPr>
          <w:rFonts w:ascii="Times New Roman" w:hAnsi="Times New Roman" w:cs="Times New Roman"/>
          <w:noProof/>
          <w:sz w:val="24"/>
          <w:szCs w:val="24"/>
        </w:rPr>
        <w:t>36.</w:t>
      </w:r>
      <w:r w:rsidRPr="00B26195">
        <w:rPr>
          <w:rFonts w:ascii="Times New Roman" w:hAnsi="Times New Roman" w:cs="Times New Roman"/>
          <w:noProof/>
          <w:sz w:val="24"/>
          <w:szCs w:val="24"/>
        </w:rPr>
        <w:tab/>
        <w:t xml:space="preserve">Yaya, S., Bishwajit, G., Danhoundo, G., Shah, V. &amp; Ekholuenetale, M. Trends and determinants of HIV/AIDS knowledge among women in Bangladesh. </w:t>
      </w:r>
      <w:r w:rsidRPr="00B26195">
        <w:rPr>
          <w:rFonts w:ascii="Times New Roman" w:hAnsi="Times New Roman" w:cs="Times New Roman"/>
          <w:i/>
          <w:iCs/>
          <w:noProof/>
          <w:sz w:val="24"/>
          <w:szCs w:val="24"/>
        </w:rPr>
        <w:t>BMC Public Heal. 2016 161</w:t>
      </w:r>
      <w:r w:rsidRPr="00B26195">
        <w:rPr>
          <w:rFonts w:ascii="Times New Roman" w:hAnsi="Times New Roman" w:cs="Times New Roman"/>
          <w:noProof/>
          <w:sz w:val="24"/>
          <w:szCs w:val="24"/>
        </w:rPr>
        <w:t xml:space="preserve"> </w:t>
      </w:r>
      <w:r w:rsidRPr="00B26195">
        <w:rPr>
          <w:rFonts w:ascii="Times New Roman" w:hAnsi="Times New Roman" w:cs="Times New Roman"/>
          <w:b/>
          <w:bCs/>
          <w:noProof/>
          <w:sz w:val="24"/>
          <w:szCs w:val="24"/>
        </w:rPr>
        <w:t>16</w:t>
      </w:r>
      <w:r w:rsidRPr="00B26195">
        <w:rPr>
          <w:rFonts w:ascii="Times New Roman" w:hAnsi="Times New Roman" w:cs="Times New Roman"/>
          <w:noProof/>
          <w:sz w:val="24"/>
          <w:szCs w:val="24"/>
        </w:rPr>
        <w:t>, 1–9 (2016).</w:t>
      </w:r>
    </w:p>
    <w:p w14:paraId="6787D7EA" w14:textId="77777777" w:rsidR="00B26195" w:rsidRPr="00B26195" w:rsidRDefault="00B26195" w:rsidP="00B26195">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B26195">
        <w:rPr>
          <w:rFonts w:ascii="Times New Roman" w:hAnsi="Times New Roman" w:cs="Times New Roman"/>
          <w:noProof/>
          <w:sz w:val="24"/>
          <w:szCs w:val="24"/>
        </w:rPr>
        <w:t>37.</w:t>
      </w:r>
      <w:r w:rsidRPr="00B26195">
        <w:rPr>
          <w:rFonts w:ascii="Times New Roman" w:hAnsi="Times New Roman" w:cs="Times New Roman"/>
          <w:noProof/>
          <w:sz w:val="24"/>
          <w:szCs w:val="24"/>
        </w:rPr>
        <w:tab/>
        <w:t xml:space="preserve">Sultana, N. Awareness on HIV/AIDS among the Blood Donors of a City Hospital. </w:t>
      </w:r>
      <w:r w:rsidRPr="00B26195">
        <w:rPr>
          <w:rFonts w:ascii="Times New Roman" w:hAnsi="Times New Roman" w:cs="Times New Roman"/>
          <w:i/>
          <w:iCs/>
          <w:noProof/>
          <w:sz w:val="24"/>
          <w:szCs w:val="24"/>
        </w:rPr>
        <w:t>Ibrahim Med. Coll. J.</w:t>
      </w:r>
      <w:r w:rsidRPr="00B26195">
        <w:rPr>
          <w:rFonts w:ascii="Times New Roman" w:hAnsi="Times New Roman" w:cs="Times New Roman"/>
          <w:noProof/>
          <w:sz w:val="24"/>
          <w:szCs w:val="24"/>
        </w:rPr>
        <w:t xml:space="preserve"> </w:t>
      </w:r>
      <w:r w:rsidRPr="00B26195">
        <w:rPr>
          <w:rFonts w:ascii="Times New Roman" w:hAnsi="Times New Roman" w:cs="Times New Roman"/>
          <w:b/>
          <w:bCs/>
          <w:noProof/>
          <w:sz w:val="24"/>
          <w:szCs w:val="24"/>
        </w:rPr>
        <w:t>3</w:t>
      </w:r>
      <w:r w:rsidRPr="00B26195">
        <w:rPr>
          <w:rFonts w:ascii="Times New Roman" w:hAnsi="Times New Roman" w:cs="Times New Roman"/>
          <w:noProof/>
          <w:sz w:val="24"/>
          <w:szCs w:val="24"/>
        </w:rPr>
        <w:t>, 63–66 (1970).</w:t>
      </w:r>
    </w:p>
    <w:p w14:paraId="617324F1" w14:textId="77777777" w:rsidR="00B26195" w:rsidRPr="00B26195" w:rsidRDefault="00B26195" w:rsidP="00B26195">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B26195">
        <w:rPr>
          <w:rFonts w:ascii="Times New Roman" w:hAnsi="Times New Roman" w:cs="Times New Roman"/>
          <w:noProof/>
          <w:sz w:val="24"/>
          <w:szCs w:val="24"/>
        </w:rPr>
        <w:t>38.</w:t>
      </w:r>
      <w:r w:rsidRPr="00B26195">
        <w:rPr>
          <w:rFonts w:ascii="Times New Roman" w:hAnsi="Times New Roman" w:cs="Times New Roman"/>
          <w:noProof/>
          <w:sz w:val="24"/>
          <w:szCs w:val="24"/>
        </w:rPr>
        <w:tab/>
        <w:t xml:space="preserve">MS, R. &amp; ML, R. Media and education play a tremendous role in mounting AIDS awareness among married couples in Bangladesh. </w:t>
      </w:r>
      <w:r w:rsidRPr="00B26195">
        <w:rPr>
          <w:rFonts w:ascii="Times New Roman" w:hAnsi="Times New Roman" w:cs="Times New Roman"/>
          <w:i/>
          <w:iCs/>
          <w:noProof/>
          <w:sz w:val="24"/>
          <w:szCs w:val="24"/>
        </w:rPr>
        <w:t>AIDS Res. Ther.</w:t>
      </w:r>
      <w:r w:rsidRPr="00B26195">
        <w:rPr>
          <w:rFonts w:ascii="Times New Roman" w:hAnsi="Times New Roman" w:cs="Times New Roman"/>
          <w:noProof/>
          <w:sz w:val="24"/>
          <w:szCs w:val="24"/>
        </w:rPr>
        <w:t xml:space="preserve"> </w:t>
      </w:r>
      <w:r w:rsidRPr="00B26195">
        <w:rPr>
          <w:rFonts w:ascii="Times New Roman" w:hAnsi="Times New Roman" w:cs="Times New Roman"/>
          <w:b/>
          <w:bCs/>
          <w:noProof/>
          <w:sz w:val="24"/>
          <w:szCs w:val="24"/>
        </w:rPr>
        <w:t>4</w:t>
      </w:r>
      <w:r w:rsidRPr="00B26195">
        <w:rPr>
          <w:rFonts w:ascii="Times New Roman" w:hAnsi="Times New Roman" w:cs="Times New Roman"/>
          <w:noProof/>
          <w:sz w:val="24"/>
          <w:szCs w:val="24"/>
        </w:rPr>
        <w:t>, (2007).</w:t>
      </w:r>
    </w:p>
    <w:p w14:paraId="195D11D6" w14:textId="77777777" w:rsidR="00B26195" w:rsidRPr="00B26195" w:rsidRDefault="00B26195" w:rsidP="00B26195">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B26195">
        <w:rPr>
          <w:rFonts w:ascii="Times New Roman" w:hAnsi="Times New Roman" w:cs="Times New Roman"/>
          <w:noProof/>
          <w:sz w:val="24"/>
          <w:szCs w:val="24"/>
        </w:rPr>
        <w:t>39.</w:t>
      </w:r>
      <w:r w:rsidRPr="00B26195">
        <w:rPr>
          <w:rFonts w:ascii="Times New Roman" w:hAnsi="Times New Roman" w:cs="Times New Roman"/>
          <w:noProof/>
          <w:sz w:val="24"/>
          <w:szCs w:val="24"/>
        </w:rPr>
        <w:tab/>
        <w:t xml:space="preserve">Yaya, S., Bishwajit, G., Danhoundo, G., Shah, V. &amp; Ekholuenetale, M. Trends and </w:t>
      </w:r>
      <w:r w:rsidRPr="00B26195">
        <w:rPr>
          <w:rFonts w:ascii="Times New Roman" w:hAnsi="Times New Roman" w:cs="Times New Roman"/>
          <w:noProof/>
          <w:sz w:val="24"/>
          <w:szCs w:val="24"/>
        </w:rPr>
        <w:lastRenderedPageBreak/>
        <w:t xml:space="preserve">determinants of HIV/AIDS knowledge among women in Bangladesh. </w:t>
      </w:r>
      <w:r w:rsidRPr="00B26195">
        <w:rPr>
          <w:rFonts w:ascii="Times New Roman" w:hAnsi="Times New Roman" w:cs="Times New Roman"/>
          <w:i/>
          <w:iCs/>
          <w:noProof/>
          <w:sz w:val="24"/>
          <w:szCs w:val="24"/>
        </w:rPr>
        <w:t>BMC Public Heal. 2016 161</w:t>
      </w:r>
      <w:r w:rsidRPr="00B26195">
        <w:rPr>
          <w:rFonts w:ascii="Times New Roman" w:hAnsi="Times New Roman" w:cs="Times New Roman"/>
          <w:noProof/>
          <w:sz w:val="24"/>
          <w:szCs w:val="24"/>
        </w:rPr>
        <w:t xml:space="preserve"> </w:t>
      </w:r>
      <w:r w:rsidRPr="00B26195">
        <w:rPr>
          <w:rFonts w:ascii="Times New Roman" w:hAnsi="Times New Roman" w:cs="Times New Roman"/>
          <w:b/>
          <w:bCs/>
          <w:noProof/>
          <w:sz w:val="24"/>
          <w:szCs w:val="24"/>
        </w:rPr>
        <w:t>16</w:t>
      </w:r>
      <w:r w:rsidRPr="00B26195">
        <w:rPr>
          <w:rFonts w:ascii="Times New Roman" w:hAnsi="Times New Roman" w:cs="Times New Roman"/>
          <w:noProof/>
          <w:sz w:val="24"/>
          <w:szCs w:val="24"/>
        </w:rPr>
        <w:t>, 1–9 (2016).</w:t>
      </w:r>
    </w:p>
    <w:p w14:paraId="228201E1" w14:textId="77777777" w:rsidR="00B26195" w:rsidRPr="00B26195" w:rsidRDefault="00B26195" w:rsidP="00B26195">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B26195">
        <w:rPr>
          <w:rFonts w:ascii="Times New Roman" w:hAnsi="Times New Roman" w:cs="Times New Roman"/>
          <w:noProof/>
          <w:sz w:val="24"/>
          <w:szCs w:val="24"/>
        </w:rPr>
        <w:t>40.</w:t>
      </w:r>
      <w:r w:rsidRPr="00B26195">
        <w:rPr>
          <w:rFonts w:ascii="Times New Roman" w:hAnsi="Times New Roman" w:cs="Times New Roman"/>
          <w:noProof/>
          <w:sz w:val="24"/>
          <w:szCs w:val="24"/>
        </w:rPr>
        <w:tab/>
        <w:t xml:space="preserve">Rahman, M. S. &amp; Rahman, M. L. Media and education play a tremendous role in mounting AIDS awareness among married couples in Bangladesh. </w:t>
      </w:r>
      <w:r w:rsidRPr="00B26195">
        <w:rPr>
          <w:rFonts w:ascii="Times New Roman" w:hAnsi="Times New Roman" w:cs="Times New Roman"/>
          <w:i/>
          <w:iCs/>
          <w:noProof/>
          <w:sz w:val="24"/>
          <w:szCs w:val="24"/>
        </w:rPr>
        <w:t>AIDS Res. Ther. 2007 41</w:t>
      </w:r>
      <w:r w:rsidRPr="00B26195">
        <w:rPr>
          <w:rFonts w:ascii="Times New Roman" w:hAnsi="Times New Roman" w:cs="Times New Roman"/>
          <w:noProof/>
          <w:sz w:val="24"/>
          <w:szCs w:val="24"/>
        </w:rPr>
        <w:t xml:space="preserve"> </w:t>
      </w:r>
      <w:r w:rsidRPr="00B26195">
        <w:rPr>
          <w:rFonts w:ascii="Times New Roman" w:hAnsi="Times New Roman" w:cs="Times New Roman"/>
          <w:b/>
          <w:bCs/>
          <w:noProof/>
          <w:sz w:val="24"/>
          <w:szCs w:val="24"/>
        </w:rPr>
        <w:t>4</w:t>
      </w:r>
      <w:r w:rsidRPr="00B26195">
        <w:rPr>
          <w:rFonts w:ascii="Times New Roman" w:hAnsi="Times New Roman" w:cs="Times New Roman"/>
          <w:noProof/>
          <w:sz w:val="24"/>
          <w:szCs w:val="24"/>
        </w:rPr>
        <w:t>, 1–7 (2007).</w:t>
      </w:r>
    </w:p>
    <w:p w14:paraId="708EE4FC" w14:textId="77777777" w:rsidR="00B26195" w:rsidRPr="00B26195" w:rsidRDefault="00B26195" w:rsidP="00B26195">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B26195">
        <w:rPr>
          <w:rFonts w:ascii="Times New Roman" w:hAnsi="Times New Roman" w:cs="Times New Roman"/>
          <w:noProof/>
          <w:sz w:val="24"/>
          <w:szCs w:val="24"/>
        </w:rPr>
        <w:t>41.</w:t>
      </w:r>
      <w:r w:rsidRPr="00B26195">
        <w:rPr>
          <w:rFonts w:ascii="Times New Roman" w:hAnsi="Times New Roman" w:cs="Times New Roman"/>
          <w:noProof/>
          <w:sz w:val="24"/>
          <w:szCs w:val="24"/>
        </w:rPr>
        <w:tab/>
        <w:t xml:space="preserve">Tariqujjaman, M. </w:t>
      </w:r>
      <w:r w:rsidRPr="00B26195">
        <w:rPr>
          <w:rFonts w:ascii="Times New Roman" w:hAnsi="Times New Roman" w:cs="Times New Roman"/>
          <w:i/>
          <w:iCs/>
          <w:noProof/>
          <w:sz w:val="24"/>
          <w:szCs w:val="24"/>
        </w:rPr>
        <w:t>et al.</w:t>
      </w:r>
      <w:r w:rsidRPr="00B26195">
        <w:rPr>
          <w:rFonts w:ascii="Times New Roman" w:hAnsi="Times New Roman" w:cs="Times New Roman"/>
          <w:noProof/>
          <w:sz w:val="24"/>
          <w:szCs w:val="24"/>
        </w:rPr>
        <w:t xml:space="preserve"> Prevalence and correlates of HIV/AIDS knowledge among ever married women ofreproductive age in Bangladesh: an update from the Bangladesh Demographic andHealth Survey 2014. </w:t>
      </w:r>
      <w:r w:rsidRPr="00B26195">
        <w:rPr>
          <w:rFonts w:ascii="Times New Roman" w:hAnsi="Times New Roman" w:cs="Times New Roman"/>
          <w:i/>
          <w:iCs/>
          <w:noProof/>
          <w:sz w:val="24"/>
          <w:szCs w:val="24"/>
        </w:rPr>
        <w:t>Am. J. Prev. Med. Public Heal.</w:t>
      </w:r>
      <w:r w:rsidRPr="00B26195">
        <w:rPr>
          <w:rFonts w:ascii="Times New Roman" w:hAnsi="Times New Roman" w:cs="Times New Roman"/>
          <w:noProof/>
          <w:sz w:val="24"/>
          <w:szCs w:val="24"/>
        </w:rPr>
        <w:t xml:space="preserve"> </w:t>
      </w:r>
      <w:r w:rsidRPr="00B26195">
        <w:rPr>
          <w:rFonts w:ascii="Times New Roman" w:hAnsi="Times New Roman" w:cs="Times New Roman"/>
          <w:b/>
          <w:bCs/>
          <w:noProof/>
          <w:sz w:val="24"/>
          <w:szCs w:val="24"/>
        </w:rPr>
        <w:t>6</w:t>
      </w:r>
      <w:r w:rsidRPr="00B26195">
        <w:rPr>
          <w:rFonts w:ascii="Times New Roman" w:hAnsi="Times New Roman" w:cs="Times New Roman"/>
          <w:noProof/>
          <w:sz w:val="24"/>
          <w:szCs w:val="24"/>
        </w:rPr>
        <w:t>, 26–38 (2020).</w:t>
      </w:r>
    </w:p>
    <w:p w14:paraId="34F385FE" w14:textId="77777777" w:rsidR="00B26195" w:rsidRPr="00B26195" w:rsidRDefault="00B26195" w:rsidP="00B26195">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B26195">
        <w:rPr>
          <w:rFonts w:ascii="Times New Roman" w:hAnsi="Times New Roman" w:cs="Times New Roman"/>
          <w:noProof/>
          <w:sz w:val="24"/>
          <w:szCs w:val="24"/>
        </w:rPr>
        <w:t>42.</w:t>
      </w:r>
      <w:r w:rsidRPr="00B26195">
        <w:rPr>
          <w:rFonts w:ascii="Times New Roman" w:hAnsi="Times New Roman" w:cs="Times New Roman"/>
          <w:noProof/>
          <w:sz w:val="24"/>
          <w:szCs w:val="24"/>
        </w:rPr>
        <w:tab/>
        <w:t xml:space="preserve">Youm, Y. &amp; Laumann, E. O. Social network effects on the transmission of sexually transmitted diseases. </w:t>
      </w:r>
      <w:r w:rsidRPr="00B26195">
        <w:rPr>
          <w:rFonts w:ascii="Times New Roman" w:hAnsi="Times New Roman" w:cs="Times New Roman"/>
          <w:i/>
          <w:iCs/>
          <w:noProof/>
          <w:sz w:val="24"/>
          <w:szCs w:val="24"/>
        </w:rPr>
        <w:t>Sex. Transm. Dis.</w:t>
      </w:r>
      <w:r w:rsidRPr="00B26195">
        <w:rPr>
          <w:rFonts w:ascii="Times New Roman" w:hAnsi="Times New Roman" w:cs="Times New Roman"/>
          <w:noProof/>
          <w:sz w:val="24"/>
          <w:szCs w:val="24"/>
        </w:rPr>
        <w:t xml:space="preserve"> </w:t>
      </w:r>
      <w:r w:rsidRPr="00B26195">
        <w:rPr>
          <w:rFonts w:ascii="Times New Roman" w:hAnsi="Times New Roman" w:cs="Times New Roman"/>
          <w:b/>
          <w:bCs/>
          <w:noProof/>
          <w:sz w:val="24"/>
          <w:szCs w:val="24"/>
        </w:rPr>
        <w:t>29</w:t>
      </w:r>
      <w:r w:rsidRPr="00B26195">
        <w:rPr>
          <w:rFonts w:ascii="Times New Roman" w:hAnsi="Times New Roman" w:cs="Times New Roman"/>
          <w:noProof/>
          <w:sz w:val="24"/>
          <w:szCs w:val="24"/>
        </w:rPr>
        <w:t>, 689–697 (2002).</w:t>
      </w:r>
    </w:p>
    <w:p w14:paraId="7D683138" w14:textId="77777777" w:rsidR="00B26195" w:rsidRPr="00B26195" w:rsidRDefault="00B26195" w:rsidP="00B26195">
      <w:pPr>
        <w:widowControl w:val="0"/>
        <w:autoSpaceDE w:val="0"/>
        <w:autoSpaceDN w:val="0"/>
        <w:adjustRightInd w:val="0"/>
        <w:spacing w:after="0" w:line="480" w:lineRule="auto"/>
        <w:ind w:left="640" w:hanging="640"/>
        <w:rPr>
          <w:rFonts w:ascii="Times New Roman" w:hAnsi="Times New Roman" w:cs="Times New Roman"/>
          <w:noProof/>
          <w:sz w:val="24"/>
        </w:rPr>
      </w:pPr>
      <w:r w:rsidRPr="00B26195">
        <w:rPr>
          <w:rFonts w:ascii="Times New Roman" w:hAnsi="Times New Roman" w:cs="Times New Roman"/>
          <w:noProof/>
          <w:sz w:val="24"/>
          <w:szCs w:val="24"/>
        </w:rPr>
        <w:t>43.</w:t>
      </w:r>
      <w:r w:rsidRPr="00B26195">
        <w:rPr>
          <w:rFonts w:ascii="Times New Roman" w:hAnsi="Times New Roman" w:cs="Times New Roman"/>
          <w:noProof/>
          <w:sz w:val="24"/>
          <w:szCs w:val="24"/>
        </w:rPr>
        <w:tab/>
        <w:t xml:space="preserve">Haque, M. A., Hossain, M. S. N., Chowdhury, M. A. B. &amp; Uddin, M. J. Factors associated with knowledge and awareness of HIV/AIDS among married women in Bangladesh: evidence from a nationally representative survey. </w:t>
      </w:r>
      <w:r w:rsidRPr="00B26195">
        <w:rPr>
          <w:rFonts w:ascii="Times New Roman" w:hAnsi="Times New Roman" w:cs="Times New Roman"/>
          <w:i/>
          <w:iCs/>
          <w:noProof/>
          <w:sz w:val="24"/>
          <w:szCs w:val="24"/>
        </w:rPr>
        <w:t>SAHARA J  J. Soc. Asp. HIV/AIDS Res. Alliance</w:t>
      </w:r>
      <w:r w:rsidRPr="00B26195">
        <w:rPr>
          <w:rFonts w:ascii="Times New Roman" w:hAnsi="Times New Roman" w:cs="Times New Roman"/>
          <w:noProof/>
          <w:sz w:val="24"/>
          <w:szCs w:val="24"/>
        </w:rPr>
        <w:t xml:space="preserve"> </w:t>
      </w:r>
      <w:r w:rsidRPr="00B26195">
        <w:rPr>
          <w:rFonts w:ascii="Times New Roman" w:hAnsi="Times New Roman" w:cs="Times New Roman"/>
          <w:b/>
          <w:bCs/>
          <w:noProof/>
          <w:sz w:val="24"/>
          <w:szCs w:val="24"/>
        </w:rPr>
        <w:t>15</w:t>
      </w:r>
      <w:r w:rsidRPr="00B26195">
        <w:rPr>
          <w:rFonts w:ascii="Times New Roman" w:hAnsi="Times New Roman" w:cs="Times New Roman"/>
          <w:noProof/>
          <w:sz w:val="24"/>
          <w:szCs w:val="24"/>
        </w:rPr>
        <w:t>, 121 (2018).</w:t>
      </w:r>
    </w:p>
    <w:p w14:paraId="0F8D2319" w14:textId="7A89A939" w:rsidR="00543DE3" w:rsidRPr="00B36F30" w:rsidRDefault="00543DE3" w:rsidP="00B36F30">
      <w:pPr>
        <w:spacing w:after="0" w:line="480" w:lineRule="auto"/>
        <w:jc w:val="both"/>
        <w:rPr>
          <w:rFonts w:ascii="Times New Roman" w:hAnsi="Times New Roman" w:cs="Times New Roman"/>
          <w:b/>
          <w:sz w:val="24"/>
          <w:szCs w:val="24"/>
        </w:rPr>
      </w:pPr>
      <w:r w:rsidRPr="00B36F30">
        <w:rPr>
          <w:rFonts w:ascii="Times New Roman" w:hAnsi="Times New Roman" w:cs="Times New Roman"/>
          <w:b/>
          <w:sz w:val="24"/>
          <w:szCs w:val="24"/>
        </w:rPr>
        <w:fldChar w:fldCharType="end"/>
      </w:r>
    </w:p>
    <w:p w14:paraId="1D16D6FB" w14:textId="77777777" w:rsidR="00257613" w:rsidRDefault="00257613">
      <w:pPr>
        <w:rPr>
          <w:rFonts w:ascii="Times New Roman" w:hAnsi="Times New Roman" w:cs="Times New Roman"/>
          <w:b/>
          <w:sz w:val="24"/>
          <w:szCs w:val="24"/>
        </w:rPr>
        <w:sectPr w:rsidR="00257613">
          <w:pgSz w:w="12240" w:h="15840"/>
          <w:pgMar w:top="1440" w:right="1440" w:bottom="1440" w:left="1440" w:header="720" w:footer="720" w:gutter="0"/>
          <w:cols w:space="720"/>
          <w:docGrid w:linePitch="360"/>
        </w:sectPr>
      </w:pPr>
    </w:p>
    <w:p w14:paraId="618033C8" w14:textId="6EAB06F5" w:rsidR="00A1037C" w:rsidRDefault="00A77D38" w:rsidP="00B36F30">
      <w:pPr>
        <w:spacing w:after="0" w:line="480" w:lineRule="auto"/>
        <w:jc w:val="both"/>
        <w:rPr>
          <w:ins w:id="662" w:author="Microsoft account" w:date="2021-08-19T16:38:00Z"/>
          <w:rFonts w:ascii="Times New Roman" w:hAnsi="Times New Roman" w:cs="Times New Roman"/>
          <w:b/>
          <w:sz w:val="24"/>
          <w:szCs w:val="24"/>
        </w:rPr>
      </w:pPr>
      <w:r>
        <w:rPr>
          <w:rFonts w:ascii="Times New Roman" w:hAnsi="Times New Roman" w:cs="Times New Roman"/>
          <w:b/>
          <w:sz w:val="24"/>
          <w:szCs w:val="24"/>
        </w:rPr>
        <w:lastRenderedPageBreak/>
        <w:t>Tables and figures</w:t>
      </w:r>
    </w:p>
    <w:p w14:paraId="6596D482" w14:textId="77777777" w:rsidR="000D48BE" w:rsidRPr="00B36F30" w:rsidRDefault="000D48BE" w:rsidP="000D48BE">
      <w:pPr>
        <w:spacing w:after="0" w:line="480" w:lineRule="auto"/>
        <w:contextualSpacing/>
        <w:jc w:val="both"/>
        <w:rPr>
          <w:moveTo w:id="663" w:author="Microsoft account" w:date="2021-08-19T16:38:00Z"/>
          <w:rFonts w:ascii="Times New Roman" w:eastAsia="Times New Roman" w:hAnsi="Times New Roman" w:cs="Times New Roman"/>
          <w:sz w:val="24"/>
          <w:szCs w:val="24"/>
          <w:shd w:val="clear" w:color="auto" w:fill="FFFFFF"/>
        </w:rPr>
      </w:pPr>
      <w:moveToRangeStart w:id="664" w:author="Microsoft account" w:date="2021-08-19T16:38:00Z" w:name="move80283547"/>
    </w:p>
    <w:p w14:paraId="66636D38" w14:textId="77777777" w:rsidR="000D48BE" w:rsidRPr="00B36F30" w:rsidRDefault="000D48BE" w:rsidP="000D48BE">
      <w:pPr>
        <w:spacing w:after="0" w:line="480" w:lineRule="auto"/>
        <w:contextualSpacing/>
        <w:jc w:val="both"/>
        <w:rPr>
          <w:moveTo w:id="665" w:author="Microsoft account" w:date="2021-08-19T16:38:00Z"/>
          <w:rFonts w:ascii="Times New Roman" w:eastAsia="Times New Roman" w:hAnsi="Times New Roman" w:cs="Times New Roman"/>
          <w:sz w:val="24"/>
          <w:szCs w:val="24"/>
          <w:shd w:val="clear" w:color="auto" w:fill="FFFFFF"/>
        </w:rPr>
      </w:pPr>
    </w:p>
    <w:p w14:paraId="0F61F010" w14:textId="77777777" w:rsidR="000D48BE" w:rsidRPr="00B36F30" w:rsidRDefault="000D48BE" w:rsidP="000D48BE">
      <w:pPr>
        <w:spacing w:after="0" w:line="480" w:lineRule="auto"/>
        <w:contextualSpacing/>
        <w:jc w:val="both"/>
        <w:rPr>
          <w:moveTo w:id="666" w:author="Microsoft account" w:date="2021-08-19T16:38:00Z"/>
          <w:rFonts w:ascii="Times New Roman" w:eastAsia="Times New Roman" w:hAnsi="Times New Roman" w:cs="Times New Roman"/>
          <w:sz w:val="24"/>
          <w:szCs w:val="24"/>
          <w:shd w:val="clear" w:color="auto" w:fill="FFFFFF"/>
        </w:rPr>
      </w:pPr>
      <w:moveTo w:id="667" w:author="Microsoft account" w:date="2021-08-19T16:38:00Z">
        <w:r w:rsidRPr="00B36F30">
          <w:rPr>
            <w:rFonts w:ascii="Times New Roman" w:hAnsi="Times New Roman" w:cs="Times New Roman"/>
            <w:noProof/>
            <w:color w:val="000000"/>
            <w:sz w:val="24"/>
            <w:szCs w:val="24"/>
          </w:rPr>
          <mc:AlternateContent>
            <mc:Choice Requires="wps">
              <w:drawing>
                <wp:anchor distT="0" distB="0" distL="114300" distR="114300" simplePos="0" relativeHeight="251685888" behindDoc="0" locked="0" layoutInCell="1" allowOverlap="1" wp14:anchorId="0FDBF477" wp14:editId="043E3C72">
                  <wp:simplePos x="0" y="0"/>
                  <wp:positionH relativeFrom="column">
                    <wp:posOffset>1485265</wp:posOffset>
                  </wp:positionH>
                  <wp:positionV relativeFrom="paragraph">
                    <wp:posOffset>-13628</wp:posOffset>
                  </wp:positionV>
                  <wp:extent cx="3080385" cy="685800"/>
                  <wp:effectExtent l="0" t="0" r="24765" b="19050"/>
                  <wp:wrapNone/>
                  <wp:docPr id="7" name="Text Box 7"/>
                  <wp:cNvGraphicFramePr/>
                  <a:graphic xmlns:a="http://schemas.openxmlformats.org/drawingml/2006/main">
                    <a:graphicData uri="http://schemas.microsoft.com/office/word/2010/wordprocessingShape">
                      <wps:wsp>
                        <wps:cNvSpPr txBox="1"/>
                        <wps:spPr>
                          <a:xfrm>
                            <a:off x="0" y="0"/>
                            <a:ext cx="3080385" cy="685800"/>
                          </a:xfrm>
                          <a:prstGeom prst="rect">
                            <a:avLst/>
                          </a:prstGeom>
                          <a:solidFill>
                            <a:schemeClr val="lt1"/>
                          </a:solidFill>
                          <a:ln w="6350">
                            <a:solidFill>
                              <a:prstClr val="black"/>
                            </a:solidFill>
                          </a:ln>
                        </wps:spPr>
                        <wps:txbx>
                          <w:txbxContent>
                            <w:p w14:paraId="31E3AB8A" w14:textId="77777777" w:rsidR="005E0887" w:rsidRPr="00D075A2" w:rsidRDefault="005E0887" w:rsidP="000D48BE">
                              <w:pPr>
                                <w:spacing w:after="0"/>
                                <w:jc w:val="center"/>
                                <w:rPr>
                                  <w:rFonts w:ascii="Times New Roman" w:hAnsi="Times New Roman" w:cs="Times New Roman"/>
                                  <w:sz w:val="24"/>
                                  <w:szCs w:val="24"/>
                                </w:rPr>
                              </w:pPr>
                              <w:r w:rsidRPr="00D075A2">
                                <w:rPr>
                                  <w:rFonts w:ascii="Times New Roman" w:hAnsi="Times New Roman" w:cs="Times New Roman"/>
                                  <w:sz w:val="24"/>
                                  <w:szCs w:val="24"/>
                                </w:rPr>
                                <w:t>Total number of interviewed households were</w:t>
                              </w:r>
                            </w:p>
                            <w:p w14:paraId="0638A9F9" w14:textId="77777777" w:rsidR="005E0887" w:rsidRPr="00D075A2" w:rsidRDefault="005E0887" w:rsidP="000D48BE">
                              <w:pPr>
                                <w:spacing w:after="0"/>
                                <w:jc w:val="center"/>
                                <w:rPr>
                                  <w:rFonts w:ascii="Times New Roman" w:hAnsi="Times New Roman" w:cs="Times New Roman"/>
                                  <w:sz w:val="24"/>
                                  <w:szCs w:val="24"/>
                                </w:rPr>
                              </w:pPr>
                              <w:r>
                                <w:rPr>
                                  <w:rFonts w:ascii="Times New Roman" w:hAnsi="Times New Roman" w:cs="Times New Roman"/>
                                  <w:sz w:val="24"/>
                                  <w:szCs w:val="24"/>
                                </w:rPr>
                                <w:t>MICS 2006: 78260, 2012: 59599</w:t>
                              </w:r>
                              <w:r w:rsidRPr="00D075A2">
                                <w:rPr>
                                  <w:rFonts w:ascii="Times New Roman" w:hAnsi="Times New Roman" w:cs="Times New Roman"/>
                                  <w:sz w:val="24"/>
                                  <w:szCs w:val="24"/>
                                </w:rPr>
                                <w:t xml:space="preserve"> &amp; </w:t>
                              </w:r>
                              <w:r>
                                <w:rPr>
                                  <w:rFonts w:ascii="Times New Roman" w:hAnsi="Times New Roman" w:cs="Times New Roman"/>
                                  <w:sz w:val="24"/>
                                  <w:szCs w:val="24"/>
                                </w:rPr>
                                <w:t>2019: 68709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DBF477" id="Text Box 7" o:spid="_x0000_s1031" type="#_x0000_t202" style="position:absolute;left:0;text-align:left;margin-left:116.95pt;margin-top:-1.05pt;width:242.55pt;height:5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" fillcolor="white [3201]" strokeweight=".5pt">
                  <v:textbox>
                    <w:txbxContent>
                      <w:p w14:paraId="31E3AB8A" w14:textId="77777777" w:rsidR="005E0887" w:rsidRPr="00D075A2" w:rsidRDefault="005E0887" w:rsidP="000D48BE">
                        <w:pPr>
                          <w:spacing w:after="0"/>
                          <w:jc w:val="center"/>
                          <w:rPr>
                            <w:rFonts w:ascii="Times New Roman" w:hAnsi="Times New Roman" w:cs="Times New Roman"/>
                            <w:sz w:val="24"/>
                            <w:szCs w:val="24"/>
                          </w:rPr>
                        </w:pPr>
                        <w:r w:rsidRPr="00D075A2">
                          <w:rPr>
                            <w:rFonts w:ascii="Times New Roman" w:hAnsi="Times New Roman" w:cs="Times New Roman"/>
                            <w:sz w:val="24"/>
                            <w:szCs w:val="24"/>
                          </w:rPr>
                          <w:t>Total number of interviewed households were</w:t>
                        </w:r>
                      </w:p>
                      <w:p w14:paraId="0638A9F9" w14:textId="77777777" w:rsidR="005E0887" w:rsidRPr="00D075A2" w:rsidRDefault="005E0887" w:rsidP="000D48BE">
                        <w:pPr>
                          <w:spacing w:after="0"/>
                          <w:jc w:val="center"/>
                          <w:rPr>
                            <w:rFonts w:ascii="Times New Roman" w:hAnsi="Times New Roman" w:cs="Times New Roman"/>
                            <w:sz w:val="24"/>
                            <w:szCs w:val="24"/>
                          </w:rPr>
                        </w:pPr>
                        <w:r>
                          <w:rPr>
                            <w:rFonts w:ascii="Times New Roman" w:hAnsi="Times New Roman" w:cs="Times New Roman"/>
                            <w:sz w:val="24"/>
                            <w:szCs w:val="24"/>
                          </w:rPr>
                          <w:t>MICS 2006: 78260, 2012: 59599</w:t>
                        </w:r>
                        <w:r w:rsidRPr="00D075A2">
                          <w:rPr>
                            <w:rFonts w:ascii="Times New Roman" w:hAnsi="Times New Roman" w:cs="Times New Roman"/>
                            <w:sz w:val="24"/>
                            <w:szCs w:val="24"/>
                          </w:rPr>
                          <w:t xml:space="preserve"> &amp; </w:t>
                        </w:r>
                        <w:r>
                          <w:rPr>
                            <w:rFonts w:ascii="Times New Roman" w:hAnsi="Times New Roman" w:cs="Times New Roman"/>
                            <w:sz w:val="24"/>
                            <w:szCs w:val="24"/>
                          </w:rPr>
                          <w:t>2019: 68709</w:t>
                        </w:r>
                      </w:p>
                    </w:txbxContent>
                  </v:textbox>
                </v:shape>
              </w:pict>
            </mc:Fallback>
          </mc:AlternateContent>
        </w:r>
        <w:r w:rsidRPr="00B36F30">
          <w:rPr>
            <w:rFonts w:ascii="Times New Roman" w:eastAsia="Times New Roman" w:hAnsi="Times New Roman" w:cs="Times New Roman"/>
            <w:sz w:val="24"/>
            <w:szCs w:val="24"/>
            <w:shd w:val="clear" w:color="auto" w:fill="FFFFFF"/>
          </w:rPr>
          <w:t xml:space="preserve">         </w:t>
        </w:r>
      </w:moveTo>
    </w:p>
    <w:p w14:paraId="3B434CCF" w14:textId="77777777" w:rsidR="000D48BE" w:rsidRPr="00B36F30" w:rsidRDefault="000D48BE" w:rsidP="000D48BE">
      <w:pPr>
        <w:spacing w:after="0" w:line="480" w:lineRule="auto"/>
        <w:contextualSpacing/>
        <w:jc w:val="both"/>
        <w:rPr>
          <w:moveTo w:id="668" w:author="Microsoft account" w:date="2021-08-19T16:38:00Z"/>
          <w:rFonts w:ascii="Times New Roman" w:hAnsi="Times New Roman" w:cs="Times New Roman"/>
          <w:color w:val="000000"/>
          <w:sz w:val="24"/>
          <w:szCs w:val="24"/>
        </w:rPr>
      </w:pPr>
      <w:moveTo w:id="669" w:author="Microsoft account" w:date="2021-08-19T16:38:00Z">
        <w:r w:rsidRPr="00B36F30">
          <w:rPr>
            <w:rFonts w:ascii="Times New Roman" w:hAnsi="Times New Roman" w:cs="Times New Roman"/>
            <w:noProof/>
            <w:color w:val="000000"/>
            <w:sz w:val="24"/>
            <w:szCs w:val="24"/>
          </w:rPr>
          <mc:AlternateContent>
            <mc:Choice Requires="wps">
              <w:drawing>
                <wp:anchor distT="0" distB="0" distL="114300" distR="114300" simplePos="0" relativeHeight="251678720" behindDoc="0" locked="0" layoutInCell="1" allowOverlap="1" wp14:anchorId="62A19244" wp14:editId="6B752506">
                  <wp:simplePos x="0" y="0"/>
                  <wp:positionH relativeFrom="column">
                    <wp:posOffset>3082339</wp:posOffset>
                  </wp:positionH>
                  <wp:positionV relativeFrom="paragraph">
                    <wp:posOffset>323215</wp:posOffset>
                  </wp:positionV>
                  <wp:extent cx="0" cy="438150"/>
                  <wp:effectExtent l="76200" t="0" r="57150" b="57150"/>
                  <wp:wrapNone/>
                  <wp:docPr id="9" name="Straight Arrow Connector 9"/>
                  <wp:cNvGraphicFramePr/>
                  <a:graphic xmlns:a="http://schemas.openxmlformats.org/drawingml/2006/main">
                    <a:graphicData uri="http://schemas.microsoft.com/office/word/2010/wordprocessingShape">
                      <wps:wsp>
                        <wps:cNvCnPr/>
                        <wps:spPr>
                          <a:xfrm>
                            <a:off x="0" y="0"/>
                            <a:ext cx="0" cy="4381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586DD82" id="_x0000_t32" coordsize="21600,21600" o:spt="32" o:oned="t" path="m,l21600,21600e" filled="f">
                  <v:path arrowok="t" fillok="f" o:connecttype="none"/>
                  <o:lock v:ext="edit" shapetype="t"/>
                </v:shapetype>
                <v:shape id="Straight Arrow Connector 9" o:spid="_x0000_s1026" type="#_x0000_t32" style="position:absolute;margin-left:242.7pt;margin-top:25.45pt;width:0;height:34.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" strokecolor="black [3213]" strokeweight=".5pt">
                  <v:stroke endarrow="block" joinstyle="miter"/>
                </v:shape>
              </w:pict>
            </mc:Fallback>
          </mc:AlternateContent>
        </w:r>
      </w:moveTo>
    </w:p>
    <w:p w14:paraId="1FE6877B" w14:textId="77777777" w:rsidR="000D48BE" w:rsidRPr="00B36F30" w:rsidRDefault="000D48BE" w:rsidP="000D48BE">
      <w:pPr>
        <w:spacing w:after="0" w:line="480" w:lineRule="auto"/>
        <w:contextualSpacing/>
        <w:jc w:val="both"/>
        <w:rPr>
          <w:moveTo w:id="670" w:author="Microsoft account" w:date="2021-08-19T16:38:00Z"/>
          <w:rFonts w:ascii="Times New Roman" w:hAnsi="Times New Roman" w:cs="Times New Roman"/>
          <w:color w:val="000000"/>
          <w:sz w:val="24"/>
          <w:szCs w:val="24"/>
        </w:rPr>
      </w:pPr>
      <w:commentRangeStart w:id="671"/>
      <w:commentRangeStart w:id="672"/>
      <w:commentRangeEnd w:id="671"/>
      <w:moveTo w:id="673" w:author="Microsoft account" w:date="2021-08-19T16:38:00Z">
        <w:r>
          <w:rPr>
            <w:rStyle w:val="CommentReference"/>
            <w:lang w:val="en-GB"/>
          </w:rPr>
          <w:commentReference w:id="671"/>
        </w:r>
        <w:commentRangeEnd w:id="672"/>
        <w:r>
          <w:rPr>
            <w:rStyle w:val="CommentReference"/>
            <w:lang w:val="en-GB"/>
          </w:rPr>
          <w:commentReference w:id="672"/>
        </w:r>
      </w:moveTo>
    </w:p>
    <w:p w14:paraId="69E82AD6" w14:textId="77777777" w:rsidR="000D48BE" w:rsidRPr="00B36F30" w:rsidRDefault="000D48BE" w:rsidP="000D48BE">
      <w:pPr>
        <w:spacing w:after="0" w:line="480" w:lineRule="auto"/>
        <w:contextualSpacing/>
        <w:jc w:val="both"/>
        <w:rPr>
          <w:moveTo w:id="674" w:author="Microsoft account" w:date="2021-08-19T16:38:00Z"/>
          <w:rFonts w:ascii="Times New Roman" w:hAnsi="Times New Roman" w:cs="Times New Roman"/>
          <w:color w:val="000000"/>
          <w:sz w:val="24"/>
          <w:szCs w:val="24"/>
        </w:rPr>
      </w:pPr>
      <w:moveTo w:id="675" w:author="Microsoft account" w:date="2021-08-19T16:38:00Z">
        <w:r w:rsidRPr="00B36F30">
          <w:rPr>
            <w:rFonts w:ascii="Times New Roman" w:hAnsi="Times New Roman" w:cs="Times New Roman"/>
            <w:noProof/>
            <w:color w:val="000000"/>
            <w:sz w:val="24"/>
            <w:szCs w:val="24"/>
          </w:rPr>
          <mc:AlternateContent>
            <mc:Choice Requires="wps">
              <w:drawing>
                <wp:anchor distT="0" distB="0" distL="114300" distR="114300" simplePos="0" relativeHeight="251675648" behindDoc="0" locked="0" layoutInCell="1" allowOverlap="1" wp14:anchorId="081A4DB8" wp14:editId="74244D1A">
                  <wp:simplePos x="0" y="0"/>
                  <wp:positionH relativeFrom="column">
                    <wp:posOffset>1359674</wp:posOffset>
                  </wp:positionH>
                  <wp:positionV relativeFrom="paragraph">
                    <wp:posOffset>19216</wp:posOffset>
                  </wp:positionV>
                  <wp:extent cx="3207606" cy="728731"/>
                  <wp:effectExtent l="0" t="0" r="12065" b="14605"/>
                  <wp:wrapNone/>
                  <wp:docPr id="10" name="Text Box 10"/>
                  <wp:cNvGraphicFramePr/>
                  <a:graphic xmlns:a="http://schemas.openxmlformats.org/drawingml/2006/main">
                    <a:graphicData uri="http://schemas.microsoft.com/office/word/2010/wordprocessingShape">
                      <wps:wsp>
                        <wps:cNvSpPr txBox="1"/>
                        <wps:spPr>
                          <a:xfrm>
                            <a:off x="0" y="0"/>
                            <a:ext cx="3207606" cy="728731"/>
                          </a:xfrm>
                          <a:prstGeom prst="rect">
                            <a:avLst/>
                          </a:prstGeom>
                          <a:solidFill>
                            <a:schemeClr val="lt1"/>
                          </a:solidFill>
                          <a:ln w="6350">
                            <a:solidFill>
                              <a:prstClr val="black"/>
                            </a:solidFill>
                          </a:ln>
                        </wps:spPr>
                        <wps:txbx>
                          <w:txbxContent>
                            <w:p w14:paraId="375D0701" w14:textId="77777777" w:rsidR="005E0887" w:rsidRPr="0040429E" w:rsidRDefault="005E0887" w:rsidP="000D48BE">
                              <w:pPr>
                                <w:spacing w:after="0"/>
                                <w:jc w:val="center"/>
                                <w:rPr>
                                  <w:rFonts w:ascii="Times New Roman" w:hAnsi="Times New Roman" w:cs="Times New Roman"/>
                                  <w:sz w:val="24"/>
                                  <w:szCs w:val="24"/>
                                </w:rPr>
                              </w:pPr>
                              <w:r>
                                <w:rPr>
                                  <w:rFonts w:ascii="Times New Roman" w:hAnsi="Times New Roman" w:cs="Times New Roman"/>
                                  <w:sz w:val="24"/>
                                  <w:szCs w:val="24"/>
                                </w:rPr>
                                <w:t>Total number of married women were selected from MICS 2006, 2012</w:t>
                              </w:r>
                              <w:r w:rsidRPr="005F17D7">
                                <w:rPr>
                                  <w:rFonts w:ascii="Times New Roman" w:hAnsi="Times New Roman" w:cs="Times New Roman"/>
                                  <w:sz w:val="24"/>
                                  <w:szCs w:val="24"/>
                                </w:rPr>
                                <w:t xml:space="preserve"> &amp; </w:t>
                              </w:r>
                              <w:r w:rsidRPr="0040429E">
                                <w:rPr>
                                  <w:rFonts w:ascii="Times New Roman" w:hAnsi="Times New Roman" w:cs="Times New Roman"/>
                                  <w:sz w:val="24"/>
                                  <w:szCs w:val="24"/>
                                </w:rPr>
                                <w:t>2019.</w:t>
                              </w:r>
                            </w:p>
                            <w:p w14:paraId="06E28E94" w14:textId="77777777" w:rsidR="005E0887" w:rsidRPr="0040429E" w:rsidRDefault="005E0887" w:rsidP="000D48BE">
                              <w:pPr>
                                <w:spacing w:after="0"/>
                                <w:jc w:val="center"/>
                                <w:rPr>
                                  <w:rFonts w:ascii="Times New Roman" w:hAnsi="Times New Roman" w:cs="Times New Roman"/>
                                  <w:sz w:val="24"/>
                                  <w:szCs w:val="24"/>
                                </w:rPr>
                              </w:pPr>
                              <w:r w:rsidRPr="0040429E">
                                <w:rPr>
                                  <w:rFonts w:ascii="Times New Roman" w:hAnsi="Times New Roman" w:cs="Times New Roman"/>
                                  <w:sz w:val="24"/>
                                  <w:szCs w:val="24"/>
                                </w:rPr>
                                <w:t>N</w:t>
                              </w:r>
                              <w:r>
                                <w:rPr>
                                  <w:rFonts w:ascii="Times New Roman" w:hAnsi="Times New Roman" w:cs="Times New Roman"/>
                                  <w:sz w:val="24"/>
                                  <w:szCs w:val="24"/>
                                  <w:vertAlign w:val="subscript"/>
                                </w:rPr>
                                <w:t>1</w:t>
                              </w:r>
                              <w:r>
                                <w:rPr>
                                  <w:rFonts w:ascii="Times New Roman" w:hAnsi="Times New Roman" w:cs="Times New Roman"/>
                                  <w:sz w:val="24"/>
                                  <w:szCs w:val="24"/>
                                </w:rPr>
                                <w:t xml:space="preserve"> = 54830, </w:t>
                              </w:r>
                              <w:r w:rsidRPr="0040429E">
                                <w:rPr>
                                  <w:rFonts w:ascii="Times New Roman" w:hAnsi="Times New Roman" w:cs="Times New Roman"/>
                                  <w:sz w:val="24"/>
                                  <w:szCs w:val="24"/>
                                </w:rPr>
                                <w:t>N</w:t>
                              </w:r>
                              <w:r>
                                <w:rPr>
                                  <w:rFonts w:ascii="Times New Roman" w:hAnsi="Times New Roman" w:cs="Times New Roman"/>
                                  <w:sz w:val="24"/>
                                  <w:szCs w:val="24"/>
                                  <w:vertAlign w:val="subscript"/>
                                </w:rPr>
                                <w:t>2</w:t>
                              </w:r>
                              <w:r>
                                <w:rPr>
                                  <w:rFonts w:ascii="Times New Roman" w:hAnsi="Times New Roman" w:cs="Times New Roman"/>
                                  <w:sz w:val="24"/>
                                  <w:szCs w:val="24"/>
                                </w:rPr>
                                <w:t xml:space="preserve"> = 42389</w:t>
                              </w:r>
                              <w:r w:rsidRPr="0040429E">
                                <w:rPr>
                                  <w:rFonts w:ascii="Times New Roman" w:hAnsi="Times New Roman" w:cs="Times New Roman"/>
                                  <w:sz w:val="24"/>
                                  <w:szCs w:val="24"/>
                                </w:rPr>
                                <w:t xml:space="preserve"> &amp; N</w:t>
                              </w:r>
                              <w:r>
                                <w:rPr>
                                  <w:rFonts w:ascii="Times New Roman" w:hAnsi="Times New Roman" w:cs="Times New Roman"/>
                                  <w:sz w:val="24"/>
                                  <w:szCs w:val="24"/>
                                  <w:vertAlign w:val="subscript"/>
                                </w:rPr>
                                <w:t>3</w:t>
                              </w:r>
                              <w:r>
                                <w:rPr>
                                  <w:rFonts w:ascii="Times New Roman" w:hAnsi="Times New Roman" w:cs="Times New Roman"/>
                                  <w:sz w:val="24"/>
                                  <w:szCs w:val="24"/>
                                </w:rPr>
                                <w:t xml:space="preserve"> = 51426</w:t>
                              </w:r>
                            </w:p>
                            <w:p w14:paraId="3C8475BE" w14:textId="77777777" w:rsidR="005E0887" w:rsidRPr="001B6E2F" w:rsidRDefault="005E0887" w:rsidP="000D48BE">
                              <w:r>
                                <w:rPr>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A4DB8" id="Text Box 10" o:spid="_x0000_s1032" type="#_x0000_t202" style="position:absolute;left:0;text-align:left;margin-left:107.05pt;margin-top:1.5pt;width:252.55pt;height:57.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" fillcolor="white [3201]" strokeweight=".5pt">
                  <v:textbox>
                    <w:txbxContent>
                      <w:p w14:paraId="375D0701" w14:textId="77777777" w:rsidR="005E0887" w:rsidRPr="0040429E" w:rsidRDefault="005E0887" w:rsidP="000D48BE">
                        <w:pPr>
                          <w:spacing w:after="0"/>
                          <w:jc w:val="center"/>
                          <w:rPr>
                            <w:rFonts w:ascii="Times New Roman" w:hAnsi="Times New Roman" w:cs="Times New Roman"/>
                            <w:sz w:val="24"/>
                            <w:szCs w:val="24"/>
                          </w:rPr>
                        </w:pPr>
                        <w:r>
                          <w:rPr>
                            <w:rFonts w:ascii="Times New Roman" w:hAnsi="Times New Roman" w:cs="Times New Roman"/>
                            <w:sz w:val="24"/>
                            <w:szCs w:val="24"/>
                          </w:rPr>
                          <w:t>Total number of married women were selected from MICS 2006, 2012</w:t>
                        </w:r>
                        <w:r w:rsidRPr="005F17D7">
                          <w:rPr>
                            <w:rFonts w:ascii="Times New Roman" w:hAnsi="Times New Roman" w:cs="Times New Roman"/>
                            <w:sz w:val="24"/>
                            <w:szCs w:val="24"/>
                          </w:rPr>
                          <w:t xml:space="preserve"> &amp; </w:t>
                        </w:r>
                        <w:r w:rsidRPr="0040429E">
                          <w:rPr>
                            <w:rFonts w:ascii="Times New Roman" w:hAnsi="Times New Roman" w:cs="Times New Roman"/>
                            <w:sz w:val="24"/>
                            <w:szCs w:val="24"/>
                          </w:rPr>
                          <w:t>2019.</w:t>
                        </w:r>
                      </w:p>
                      <w:p w14:paraId="06E28E94" w14:textId="77777777" w:rsidR="005E0887" w:rsidRPr="0040429E" w:rsidRDefault="005E0887" w:rsidP="000D48BE">
                        <w:pPr>
                          <w:spacing w:after="0"/>
                          <w:jc w:val="center"/>
                          <w:rPr>
                            <w:rFonts w:ascii="Times New Roman" w:hAnsi="Times New Roman" w:cs="Times New Roman"/>
                            <w:sz w:val="24"/>
                            <w:szCs w:val="24"/>
                          </w:rPr>
                        </w:pPr>
                        <w:r w:rsidRPr="0040429E">
                          <w:rPr>
                            <w:rFonts w:ascii="Times New Roman" w:hAnsi="Times New Roman" w:cs="Times New Roman"/>
                            <w:sz w:val="24"/>
                            <w:szCs w:val="24"/>
                          </w:rPr>
                          <w:t>N</w:t>
                        </w:r>
                        <w:r>
                          <w:rPr>
                            <w:rFonts w:ascii="Times New Roman" w:hAnsi="Times New Roman" w:cs="Times New Roman"/>
                            <w:sz w:val="24"/>
                            <w:szCs w:val="24"/>
                            <w:vertAlign w:val="subscript"/>
                          </w:rPr>
                          <w:t>1</w:t>
                        </w:r>
                        <w:r>
                          <w:rPr>
                            <w:rFonts w:ascii="Times New Roman" w:hAnsi="Times New Roman" w:cs="Times New Roman"/>
                            <w:sz w:val="24"/>
                            <w:szCs w:val="24"/>
                          </w:rPr>
                          <w:t xml:space="preserve"> = 54830, </w:t>
                        </w:r>
                        <w:r w:rsidRPr="0040429E">
                          <w:rPr>
                            <w:rFonts w:ascii="Times New Roman" w:hAnsi="Times New Roman" w:cs="Times New Roman"/>
                            <w:sz w:val="24"/>
                            <w:szCs w:val="24"/>
                          </w:rPr>
                          <w:t>N</w:t>
                        </w:r>
                        <w:r>
                          <w:rPr>
                            <w:rFonts w:ascii="Times New Roman" w:hAnsi="Times New Roman" w:cs="Times New Roman"/>
                            <w:sz w:val="24"/>
                            <w:szCs w:val="24"/>
                            <w:vertAlign w:val="subscript"/>
                          </w:rPr>
                          <w:t>2</w:t>
                        </w:r>
                        <w:r>
                          <w:rPr>
                            <w:rFonts w:ascii="Times New Roman" w:hAnsi="Times New Roman" w:cs="Times New Roman"/>
                            <w:sz w:val="24"/>
                            <w:szCs w:val="24"/>
                          </w:rPr>
                          <w:t xml:space="preserve"> = 42389</w:t>
                        </w:r>
                        <w:r w:rsidRPr="0040429E">
                          <w:rPr>
                            <w:rFonts w:ascii="Times New Roman" w:hAnsi="Times New Roman" w:cs="Times New Roman"/>
                            <w:sz w:val="24"/>
                            <w:szCs w:val="24"/>
                          </w:rPr>
                          <w:t xml:space="preserve"> &amp; N</w:t>
                        </w:r>
                        <w:r>
                          <w:rPr>
                            <w:rFonts w:ascii="Times New Roman" w:hAnsi="Times New Roman" w:cs="Times New Roman"/>
                            <w:sz w:val="24"/>
                            <w:szCs w:val="24"/>
                            <w:vertAlign w:val="subscript"/>
                          </w:rPr>
                          <w:t>3</w:t>
                        </w:r>
                        <w:r>
                          <w:rPr>
                            <w:rFonts w:ascii="Times New Roman" w:hAnsi="Times New Roman" w:cs="Times New Roman"/>
                            <w:sz w:val="24"/>
                            <w:szCs w:val="24"/>
                          </w:rPr>
                          <w:t xml:space="preserve"> = 51426</w:t>
                        </w:r>
                      </w:p>
                      <w:p w14:paraId="3C8475BE" w14:textId="77777777" w:rsidR="005E0887" w:rsidRPr="001B6E2F" w:rsidRDefault="005E0887" w:rsidP="000D48BE">
                        <w:r>
                          <w:rPr>
                            <w:sz w:val="20"/>
                            <w:szCs w:val="20"/>
                          </w:rPr>
                          <w:t xml:space="preserve"> </w:t>
                        </w:r>
                      </w:p>
                    </w:txbxContent>
                  </v:textbox>
                </v:shape>
              </w:pict>
            </mc:Fallback>
          </mc:AlternateContent>
        </w:r>
      </w:moveTo>
    </w:p>
    <w:p w14:paraId="0AC03394" w14:textId="77777777" w:rsidR="000D48BE" w:rsidRPr="00B36F30" w:rsidRDefault="000D48BE" w:rsidP="000D48BE">
      <w:pPr>
        <w:spacing w:after="0" w:line="480" w:lineRule="auto"/>
        <w:contextualSpacing/>
        <w:jc w:val="both"/>
        <w:rPr>
          <w:moveTo w:id="676" w:author="Microsoft account" w:date="2021-08-19T16:38:00Z"/>
          <w:rFonts w:ascii="Times New Roman" w:hAnsi="Times New Roman" w:cs="Times New Roman"/>
          <w:color w:val="000000"/>
          <w:sz w:val="24"/>
          <w:szCs w:val="24"/>
        </w:rPr>
      </w:pPr>
    </w:p>
    <w:p w14:paraId="0A877475" w14:textId="77777777" w:rsidR="000D48BE" w:rsidRPr="00B36F30" w:rsidRDefault="000D48BE" w:rsidP="000D48BE">
      <w:pPr>
        <w:spacing w:after="0" w:line="480" w:lineRule="auto"/>
        <w:contextualSpacing/>
        <w:jc w:val="both"/>
        <w:rPr>
          <w:moveTo w:id="677" w:author="Microsoft account" w:date="2021-08-19T16:38:00Z"/>
          <w:rFonts w:ascii="Times New Roman" w:hAnsi="Times New Roman" w:cs="Times New Roman"/>
          <w:color w:val="000000"/>
          <w:sz w:val="24"/>
          <w:szCs w:val="24"/>
        </w:rPr>
      </w:pPr>
      <w:moveTo w:id="678" w:author="Microsoft account" w:date="2021-08-19T16:38:00Z">
        <w:r w:rsidRPr="00B36F30">
          <w:rPr>
            <w:rFonts w:ascii="Times New Roman" w:hAnsi="Times New Roman" w:cs="Times New Roman"/>
            <w:noProof/>
            <w:color w:val="000000"/>
            <w:sz w:val="24"/>
            <w:szCs w:val="24"/>
          </w:rPr>
          <mc:AlternateContent>
            <mc:Choice Requires="wps">
              <w:drawing>
                <wp:anchor distT="0" distB="0" distL="114300" distR="114300" simplePos="0" relativeHeight="251679744" behindDoc="0" locked="0" layoutInCell="1" allowOverlap="1" wp14:anchorId="2FAEE6AB" wp14:editId="63D3EA49">
                  <wp:simplePos x="0" y="0"/>
                  <wp:positionH relativeFrom="column">
                    <wp:posOffset>3080825</wp:posOffset>
                  </wp:positionH>
                  <wp:positionV relativeFrom="paragraph">
                    <wp:posOffset>45378</wp:posOffset>
                  </wp:positionV>
                  <wp:extent cx="0" cy="1143342"/>
                  <wp:effectExtent l="76200" t="0" r="57150" b="57150"/>
                  <wp:wrapNone/>
                  <wp:docPr id="12" name="Straight Arrow Connector 12"/>
                  <wp:cNvGraphicFramePr/>
                  <a:graphic xmlns:a="http://schemas.openxmlformats.org/drawingml/2006/main">
                    <a:graphicData uri="http://schemas.microsoft.com/office/word/2010/wordprocessingShape">
                      <wps:wsp>
                        <wps:cNvCnPr/>
                        <wps:spPr>
                          <a:xfrm>
                            <a:off x="0" y="0"/>
                            <a:ext cx="0" cy="11433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EA2351" id="Straight Arrow Connector 12" o:spid="_x0000_s1026" type="#_x0000_t32" style="position:absolute;margin-left:242.6pt;margin-top:3.55pt;width:0;height:90.0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" strokecolor="black [3200]" strokeweight=".5pt">
                  <v:stroke endarrow="block" joinstyle="miter"/>
                </v:shape>
              </w:pict>
            </mc:Fallback>
          </mc:AlternateContent>
        </w:r>
        <w:r w:rsidRPr="00B36F30">
          <w:rPr>
            <w:rFonts w:ascii="Times New Roman" w:hAnsi="Times New Roman" w:cs="Times New Roman"/>
            <w:noProof/>
            <w:color w:val="000000"/>
            <w:sz w:val="24"/>
            <w:szCs w:val="24"/>
          </w:rPr>
          <mc:AlternateContent>
            <mc:Choice Requires="wps">
              <w:drawing>
                <wp:anchor distT="0" distB="0" distL="114300" distR="114300" simplePos="0" relativeHeight="251677696" behindDoc="0" locked="0" layoutInCell="1" allowOverlap="1" wp14:anchorId="53CFED40" wp14:editId="6ACD9E51">
                  <wp:simplePos x="0" y="0"/>
                  <wp:positionH relativeFrom="column">
                    <wp:posOffset>4118024</wp:posOffset>
                  </wp:positionH>
                  <wp:positionV relativeFrom="paragraph">
                    <wp:posOffset>270510</wp:posOffset>
                  </wp:positionV>
                  <wp:extent cx="2513916" cy="684042"/>
                  <wp:effectExtent l="0" t="0" r="20320" b="20955"/>
                  <wp:wrapNone/>
                  <wp:docPr id="13" name="Text Box 13"/>
                  <wp:cNvGraphicFramePr/>
                  <a:graphic xmlns:a="http://schemas.openxmlformats.org/drawingml/2006/main">
                    <a:graphicData uri="http://schemas.microsoft.com/office/word/2010/wordprocessingShape">
                      <wps:wsp>
                        <wps:cNvSpPr txBox="1"/>
                        <wps:spPr>
                          <a:xfrm>
                            <a:off x="0" y="0"/>
                            <a:ext cx="2513916" cy="684042"/>
                          </a:xfrm>
                          <a:prstGeom prst="rect">
                            <a:avLst/>
                          </a:prstGeom>
                          <a:solidFill>
                            <a:schemeClr val="lt1"/>
                          </a:solidFill>
                          <a:ln w="6350">
                            <a:solidFill>
                              <a:prstClr val="black"/>
                            </a:solidFill>
                          </a:ln>
                        </wps:spPr>
                        <wps:txbx>
                          <w:txbxContent>
                            <w:p w14:paraId="35A0ACBE" w14:textId="77777777" w:rsidR="005E0887" w:rsidRPr="009F1A39" w:rsidRDefault="005E0887" w:rsidP="000D48BE">
                              <w:pPr>
                                <w:spacing w:after="0"/>
                                <w:jc w:val="center"/>
                                <w:rPr>
                                  <w:rFonts w:ascii="Times New Roman" w:hAnsi="Times New Roman" w:cs="Times New Roman"/>
                                  <w:sz w:val="24"/>
                                  <w:szCs w:val="24"/>
                                </w:rPr>
                              </w:pPr>
                              <w:r w:rsidRPr="009F1A39">
                                <w:rPr>
                                  <w:rFonts w:ascii="Times New Roman" w:hAnsi="Times New Roman" w:cs="Times New Roman"/>
                                  <w:sz w:val="24"/>
                                  <w:szCs w:val="24"/>
                                </w:rPr>
                                <w:t>Unmarried women were omitted from all survey data.</w:t>
                              </w:r>
                            </w:p>
                            <w:p w14:paraId="700FBBC1" w14:textId="77777777" w:rsidR="005E0887" w:rsidRPr="00D16645" w:rsidRDefault="005E0887" w:rsidP="000D48BE">
                              <w:pPr>
                                <w:spacing w:after="0"/>
                                <w:jc w:val="center"/>
                                <w:rPr>
                                  <w:rFonts w:ascii="Times New Roman" w:hAnsi="Times New Roman" w:cs="Times New Roman"/>
                                  <w:sz w:val="24"/>
                                  <w:szCs w:val="24"/>
                                </w:rPr>
                              </w:pPr>
                              <w:r w:rsidRPr="009F1A39">
                                <w:rPr>
                                  <w:rFonts w:ascii="Times New Roman" w:hAnsi="Times New Roman" w:cs="Times New Roman"/>
                                  <w:sz w:val="24"/>
                                  <w:szCs w:val="24"/>
                                </w:rPr>
                                <w:t>n</w:t>
                              </w:r>
                              <w:r w:rsidRPr="009F1A39">
                                <w:rPr>
                                  <w:rFonts w:ascii="Times New Roman" w:hAnsi="Times New Roman" w:cs="Times New Roman"/>
                                  <w:sz w:val="24"/>
                                  <w:szCs w:val="24"/>
                                  <w:vertAlign w:val="subscript"/>
                                </w:rPr>
                                <w:t>1</w:t>
                              </w:r>
                              <w:r>
                                <w:rPr>
                                  <w:rFonts w:ascii="Times New Roman" w:hAnsi="Times New Roman" w:cs="Times New Roman"/>
                                  <w:sz w:val="24"/>
                                  <w:szCs w:val="24"/>
                                </w:rPr>
                                <w:t xml:space="preserve"> = 23430</w:t>
                              </w:r>
                              <w:r w:rsidRPr="009F1A39">
                                <w:rPr>
                                  <w:rFonts w:ascii="Times New Roman" w:hAnsi="Times New Roman" w:cs="Times New Roman"/>
                                  <w:sz w:val="24"/>
                                  <w:szCs w:val="24"/>
                                </w:rPr>
                                <w:t>, n</w:t>
                              </w:r>
                              <w:r w:rsidRPr="009F1A39">
                                <w:rPr>
                                  <w:rFonts w:ascii="Times New Roman" w:hAnsi="Times New Roman" w:cs="Times New Roman"/>
                                  <w:sz w:val="24"/>
                                  <w:szCs w:val="24"/>
                                  <w:vertAlign w:val="subscript"/>
                                </w:rPr>
                                <w:t>2</w:t>
                              </w:r>
                              <w:r>
                                <w:rPr>
                                  <w:rFonts w:ascii="Times New Roman" w:hAnsi="Times New Roman" w:cs="Times New Roman"/>
                                  <w:sz w:val="24"/>
                                  <w:szCs w:val="24"/>
                                </w:rPr>
                                <w:t xml:space="preserve"> = 17210</w:t>
                              </w:r>
                              <w:r w:rsidRPr="009F1A39">
                                <w:rPr>
                                  <w:rFonts w:ascii="Times New Roman" w:hAnsi="Times New Roman" w:cs="Times New Roman"/>
                                  <w:sz w:val="24"/>
                                  <w:szCs w:val="24"/>
                                </w:rPr>
                                <w:t xml:space="preserve"> &amp; n</w:t>
                              </w:r>
                              <w:r>
                                <w:rPr>
                                  <w:rFonts w:ascii="Times New Roman" w:hAnsi="Times New Roman" w:cs="Times New Roman"/>
                                  <w:sz w:val="24"/>
                                  <w:szCs w:val="24"/>
                                  <w:vertAlign w:val="subscript"/>
                                </w:rPr>
                                <w:t>3</w:t>
                              </w:r>
                              <w:r>
                                <w:rPr>
                                  <w:rFonts w:ascii="Times New Roman" w:hAnsi="Times New Roman" w:cs="Times New Roman"/>
                                  <w:sz w:val="24"/>
                                  <w:szCs w:val="24"/>
                                </w:rPr>
                                <w:t xml:space="preserve"> = 17283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FED40" id="Text Box 13" o:spid="_x0000_s1033" type="#_x0000_t202" style="position:absolute;left:0;text-align:left;margin-left:324.25pt;margin-top:21.3pt;width:197.95pt;height:53.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" fillcolor="white [3201]" strokeweight=".5pt">
                  <v:textbox>
                    <w:txbxContent>
                      <w:p w14:paraId="35A0ACBE" w14:textId="77777777" w:rsidR="005E0887" w:rsidRPr="009F1A39" w:rsidRDefault="005E0887" w:rsidP="000D48BE">
                        <w:pPr>
                          <w:spacing w:after="0"/>
                          <w:jc w:val="center"/>
                          <w:rPr>
                            <w:rFonts w:ascii="Times New Roman" w:hAnsi="Times New Roman" w:cs="Times New Roman"/>
                            <w:sz w:val="24"/>
                            <w:szCs w:val="24"/>
                          </w:rPr>
                        </w:pPr>
                        <w:r w:rsidRPr="009F1A39">
                          <w:rPr>
                            <w:rFonts w:ascii="Times New Roman" w:hAnsi="Times New Roman" w:cs="Times New Roman"/>
                            <w:sz w:val="24"/>
                            <w:szCs w:val="24"/>
                          </w:rPr>
                          <w:t>Unmarried women were omitted from all survey data.</w:t>
                        </w:r>
                      </w:p>
                      <w:p w14:paraId="700FBBC1" w14:textId="77777777" w:rsidR="005E0887" w:rsidRPr="00D16645" w:rsidRDefault="005E0887" w:rsidP="000D48BE">
                        <w:pPr>
                          <w:spacing w:after="0"/>
                          <w:jc w:val="center"/>
                          <w:rPr>
                            <w:rFonts w:ascii="Times New Roman" w:hAnsi="Times New Roman" w:cs="Times New Roman"/>
                            <w:sz w:val="24"/>
                            <w:szCs w:val="24"/>
                          </w:rPr>
                        </w:pPr>
                        <w:r w:rsidRPr="009F1A39">
                          <w:rPr>
                            <w:rFonts w:ascii="Times New Roman" w:hAnsi="Times New Roman" w:cs="Times New Roman"/>
                            <w:sz w:val="24"/>
                            <w:szCs w:val="24"/>
                          </w:rPr>
                          <w:t>n</w:t>
                        </w:r>
                        <w:r w:rsidRPr="009F1A39">
                          <w:rPr>
                            <w:rFonts w:ascii="Times New Roman" w:hAnsi="Times New Roman" w:cs="Times New Roman"/>
                            <w:sz w:val="24"/>
                            <w:szCs w:val="24"/>
                            <w:vertAlign w:val="subscript"/>
                          </w:rPr>
                          <w:t>1</w:t>
                        </w:r>
                        <w:r>
                          <w:rPr>
                            <w:rFonts w:ascii="Times New Roman" w:hAnsi="Times New Roman" w:cs="Times New Roman"/>
                            <w:sz w:val="24"/>
                            <w:szCs w:val="24"/>
                          </w:rPr>
                          <w:t xml:space="preserve"> = 23430</w:t>
                        </w:r>
                        <w:r w:rsidRPr="009F1A39">
                          <w:rPr>
                            <w:rFonts w:ascii="Times New Roman" w:hAnsi="Times New Roman" w:cs="Times New Roman"/>
                            <w:sz w:val="24"/>
                            <w:szCs w:val="24"/>
                          </w:rPr>
                          <w:t>, n</w:t>
                        </w:r>
                        <w:r w:rsidRPr="009F1A39">
                          <w:rPr>
                            <w:rFonts w:ascii="Times New Roman" w:hAnsi="Times New Roman" w:cs="Times New Roman"/>
                            <w:sz w:val="24"/>
                            <w:szCs w:val="24"/>
                            <w:vertAlign w:val="subscript"/>
                          </w:rPr>
                          <w:t>2</w:t>
                        </w:r>
                        <w:r>
                          <w:rPr>
                            <w:rFonts w:ascii="Times New Roman" w:hAnsi="Times New Roman" w:cs="Times New Roman"/>
                            <w:sz w:val="24"/>
                            <w:szCs w:val="24"/>
                          </w:rPr>
                          <w:t xml:space="preserve"> = 17210</w:t>
                        </w:r>
                        <w:r w:rsidRPr="009F1A39">
                          <w:rPr>
                            <w:rFonts w:ascii="Times New Roman" w:hAnsi="Times New Roman" w:cs="Times New Roman"/>
                            <w:sz w:val="24"/>
                            <w:szCs w:val="24"/>
                          </w:rPr>
                          <w:t xml:space="preserve"> &amp; n</w:t>
                        </w:r>
                        <w:r>
                          <w:rPr>
                            <w:rFonts w:ascii="Times New Roman" w:hAnsi="Times New Roman" w:cs="Times New Roman"/>
                            <w:sz w:val="24"/>
                            <w:szCs w:val="24"/>
                            <w:vertAlign w:val="subscript"/>
                          </w:rPr>
                          <w:t>3</w:t>
                        </w:r>
                        <w:r>
                          <w:rPr>
                            <w:rFonts w:ascii="Times New Roman" w:hAnsi="Times New Roman" w:cs="Times New Roman"/>
                            <w:sz w:val="24"/>
                            <w:szCs w:val="24"/>
                          </w:rPr>
                          <w:t xml:space="preserve"> = 17283</w:t>
                        </w:r>
                      </w:p>
                    </w:txbxContent>
                  </v:textbox>
                </v:shape>
              </w:pict>
            </mc:Fallback>
          </mc:AlternateContent>
        </w:r>
        <w:r w:rsidRPr="00B36F30">
          <w:rPr>
            <w:rFonts w:ascii="Times New Roman" w:hAnsi="Times New Roman" w:cs="Times New Roman"/>
            <w:color w:val="000000"/>
            <w:sz w:val="24"/>
            <w:szCs w:val="24"/>
          </w:rPr>
          <w:t xml:space="preserve">   </w:t>
        </w:r>
      </w:moveTo>
    </w:p>
    <w:p w14:paraId="098B6F1E" w14:textId="77777777" w:rsidR="000D48BE" w:rsidRPr="00B36F30" w:rsidRDefault="000D48BE" w:rsidP="000D48BE">
      <w:pPr>
        <w:spacing w:after="0" w:line="480" w:lineRule="auto"/>
        <w:contextualSpacing/>
        <w:jc w:val="both"/>
        <w:rPr>
          <w:moveTo w:id="679" w:author="Microsoft account" w:date="2021-08-19T16:38:00Z"/>
          <w:rFonts w:ascii="Times New Roman" w:hAnsi="Times New Roman" w:cs="Times New Roman"/>
          <w:color w:val="000000"/>
          <w:sz w:val="24"/>
          <w:szCs w:val="24"/>
        </w:rPr>
      </w:pPr>
      <w:moveTo w:id="680" w:author="Microsoft account" w:date="2021-08-19T16:38:00Z">
        <w:r w:rsidRPr="00B36F30">
          <w:rPr>
            <w:rFonts w:ascii="Times New Roman" w:hAnsi="Times New Roman" w:cs="Times New Roman"/>
            <w:noProof/>
            <w:color w:val="000000"/>
            <w:sz w:val="24"/>
            <w:szCs w:val="24"/>
          </w:rPr>
          <mc:AlternateContent>
            <mc:Choice Requires="wps">
              <w:drawing>
                <wp:anchor distT="0" distB="0" distL="114300" distR="114300" simplePos="0" relativeHeight="251681792" behindDoc="0" locked="0" layoutInCell="1" allowOverlap="1" wp14:anchorId="6D3F831B" wp14:editId="3895A26A">
                  <wp:simplePos x="0" y="0"/>
                  <wp:positionH relativeFrom="column">
                    <wp:posOffset>3080824</wp:posOffset>
                  </wp:positionH>
                  <wp:positionV relativeFrom="paragraph">
                    <wp:posOffset>266700</wp:posOffset>
                  </wp:positionV>
                  <wp:extent cx="1033975" cy="0"/>
                  <wp:effectExtent l="0" t="76200" r="13970" b="95250"/>
                  <wp:wrapNone/>
                  <wp:docPr id="14" name="Straight Arrow Connector 14"/>
                  <wp:cNvGraphicFramePr/>
                  <a:graphic xmlns:a="http://schemas.openxmlformats.org/drawingml/2006/main">
                    <a:graphicData uri="http://schemas.microsoft.com/office/word/2010/wordprocessingShape">
                      <wps:wsp>
                        <wps:cNvCnPr/>
                        <wps:spPr>
                          <a:xfrm>
                            <a:off x="0" y="0"/>
                            <a:ext cx="10339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5915BC" id="Straight Arrow Connector 14" o:spid="_x0000_s1026" type="#_x0000_t32" style="position:absolute;margin-left:242.6pt;margin-top:21pt;width:81.4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" strokecolor="black [3200]" strokeweight=".5pt">
                  <v:stroke endarrow="block" joinstyle="miter"/>
                </v:shape>
              </w:pict>
            </mc:Fallback>
          </mc:AlternateContent>
        </w:r>
      </w:moveTo>
    </w:p>
    <w:p w14:paraId="453297BB" w14:textId="77777777" w:rsidR="000D48BE" w:rsidRDefault="000D48BE" w:rsidP="000D48BE">
      <w:pPr>
        <w:spacing w:after="0" w:line="480" w:lineRule="auto"/>
        <w:contextualSpacing/>
        <w:jc w:val="both"/>
        <w:rPr>
          <w:moveTo w:id="681" w:author="Microsoft account" w:date="2021-08-19T16:38:00Z"/>
          <w:rFonts w:ascii="Times New Roman" w:hAnsi="Times New Roman" w:cs="Times New Roman"/>
          <w:color w:val="000000"/>
          <w:sz w:val="24"/>
          <w:szCs w:val="24"/>
        </w:rPr>
      </w:pPr>
    </w:p>
    <w:p w14:paraId="40F3C5DD" w14:textId="77777777" w:rsidR="000D48BE" w:rsidRPr="00B36F30" w:rsidRDefault="000D48BE" w:rsidP="000D48BE">
      <w:pPr>
        <w:spacing w:after="0" w:line="480" w:lineRule="auto"/>
        <w:contextualSpacing/>
        <w:jc w:val="both"/>
        <w:rPr>
          <w:moveTo w:id="682" w:author="Microsoft account" w:date="2021-08-19T16:38:00Z"/>
          <w:rFonts w:ascii="Times New Roman" w:hAnsi="Times New Roman" w:cs="Times New Roman"/>
          <w:color w:val="000000"/>
          <w:sz w:val="24"/>
          <w:szCs w:val="24"/>
        </w:rPr>
      </w:pPr>
      <w:moveTo w:id="683" w:author="Microsoft account" w:date="2021-08-19T16:38:00Z">
        <w:r w:rsidRPr="00B36F30">
          <w:rPr>
            <w:rFonts w:ascii="Times New Roman" w:hAnsi="Times New Roman" w:cs="Times New Roman"/>
            <w:noProof/>
            <w:color w:val="000000"/>
            <w:sz w:val="24"/>
            <w:szCs w:val="24"/>
          </w:rPr>
          <mc:AlternateContent>
            <mc:Choice Requires="wps">
              <w:drawing>
                <wp:anchor distT="0" distB="0" distL="114300" distR="114300" simplePos="0" relativeHeight="251684864" behindDoc="0" locked="0" layoutInCell="1" allowOverlap="1" wp14:anchorId="5F847CDF" wp14:editId="78B751F9">
                  <wp:simplePos x="0" y="0"/>
                  <wp:positionH relativeFrom="column">
                    <wp:posOffset>5029200</wp:posOffset>
                  </wp:positionH>
                  <wp:positionV relativeFrom="paragraph">
                    <wp:posOffset>137795</wp:posOffset>
                  </wp:positionV>
                  <wp:extent cx="1758" cy="460717"/>
                  <wp:effectExtent l="76200" t="0" r="74930" b="53975"/>
                  <wp:wrapNone/>
                  <wp:docPr id="15" name="Straight Arrow Connector 15"/>
                  <wp:cNvGraphicFramePr/>
                  <a:graphic xmlns:a="http://schemas.openxmlformats.org/drawingml/2006/main">
                    <a:graphicData uri="http://schemas.microsoft.com/office/word/2010/wordprocessingShape">
                      <wps:wsp>
                        <wps:cNvCnPr/>
                        <wps:spPr>
                          <a:xfrm flipH="1">
                            <a:off x="0" y="0"/>
                            <a:ext cx="1758" cy="4607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1135EF" id="Straight Arrow Connector 15" o:spid="_x0000_s1026" type="#_x0000_t32" style="position:absolute;margin-left:396pt;margin-top:10.85pt;width:.15pt;height:36.3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" strokecolor="black [3200]" strokeweight=".5pt">
                  <v:stroke endarrow="block" joinstyle="miter"/>
                </v:shape>
              </w:pict>
            </mc:Fallback>
          </mc:AlternateContent>
        </w:r>
        <w:r w:rsidRPr="00B36F30">
          <w:rPr>
            <w:rFonts w:ascii="Times New Roman" w:hAnsi="Times New Roman" w:cs="Times New Roman"/>
            <w:noProof/>
            <w:color w:val="000000"/>
            <w:sz w:val="24"/>
            <w:szCs w:val="24"/>
          </w:rPr>
          <mc:AlternateContent>
            <mc:Choice Requires="wps">
              <w:drawing>
                <wp:anchor distT="0" distB="0" distL="114300" distR="114300" simplePos="0" relativeHeight="251683840" behindDoc="0" locked="0" layoutInCell="1" allowOverlap="1" wp14:anchorId="2BD0AAEE" wp14:editId="7F3A2E78">
                  <wp:simplePos x="0" y="0"/>
                  <wp:positionH relativeFrom="column">
                    <wp:posOffset>1259058</wp:posOffset>
                  </wp:positionH>
                  <wp:positionV relativeFrom="paragraph">
                    <wp:posOffset>137795</wp:posOffset>
                  </wp:positionV>
                  <wp:extent cx="0" cy="457200"/>
                  <wp:effectExtent l="76200" t="0" r="57150" b="57150"/>
                  <wp:wrapNone/>
                  <wp:docPr id="16" name="Straight Arrow Connector 16"/>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C7718B" id="Straight Arrow Connector 16" o:spid="_x0000_s1026" type="#_x0000_t32" style="position:absolute;margin-left:99.15pt;margin-top:10.85pt;width:0;height:36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" strokecolor="black [3200]" strokeweight=".5pt">
                  <v:stroke endarrow="block" joinstyle="miter"/>
                </v:shape>
              </w:pict>
            </mc:Fallback>
          </mc:AlternateContent>
        </w:r>
        <w:r w:rsidRPr="00B36F30">
          <w:rPr>
            <w:rFonts w:ascii="Times New Roman" w:hAnsi="Times New Roman" w:cs="Times New Roman"/>
            <w:noProof/>
            <w:color w:val="000000"/>
            <w:sz w:val="24"/>
            <w:szCs w:val="24"/>
          </w:rPr>
          <mc:AlternateContent>
            <mc:Choice Requires="wps">
              <w:drawing>
                <wp:anchor distT="0" distB="0" distL="114300" distR="114300" simplePos="0" relativeHeight="251682816" behindDoc="0" locked="0" layoutInCell="1" allowOverlap="1" wp14:anchorId="7615B2C4" wp14:editId="39780F1A">
                  <wp:simplePos x="0" y="0"/>
                  <wp:positionH relativeFrom="column">
                    <wp:posOffset>1257300</wp:posOffset>
                  </wp:positionH>
                  <wp:positionV relativeFrom="paragraph">
                    <wp:posOffset>137795</wp:posOffset>
                  </wp:positionV>
                  <wp:extent cx="3771900" cy="0"/>
                  <wp:effectExtent l="0" t="0" r="19050" b="19050"/>
                  <wp:wrapNone/>
                  <wp:docPr id="17" name="Straight Connector 17"/>
                  <wp:cNvGraphicFramePr/>
                  <a:graphic xmlns:a="http://schemas.openxmlformats.org/drawingml/2006/main">
                    <a:graphicData uri="http://schemas.microsoft.com/office/word/2010/wordprocessingShape">
                      <wps:wsp>
                        <wps:cNvCnPr/>
                        <wps:spPr>
                          <a:xfrm>
                            <a:off x="0" y="0"/>
                            <a:ext cx="3771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852544B" id="Straight Connector 17"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99pt,10.85pt" to="396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" strokecolor="black [3200]" strokeweight=".5pt">
                  <v:stroke joinstyle="miter"/>
                </v:line>
              </w:pict>
            </mc:Fallback>
          </mc:AlternateContent>
        </w:r>
      </w:moveTo>
    </w:p>
    <w:p w14:paraId="62FA7C76" w14:textId="77777777" w:rsidR="000D48BE" w:rsidRPr="00B36F30" w:rsidRDefault="000D48BE" w:rsidP="000D48BE">
      <w:pPr>
        <w:spacing w:after="0" w:line="480" w:lineRule="auto"/>
        <w:contextualSpacing/>
        <w:jc w:val="both"/>
        <w:rPr>
          <w:moveTo w:id="684" w:author="Microsoft account" w:date="2021-08-19T16:38:00Z"/>
          <w:rFonts w:ascii="Times New Roman" w:hAnsi="Times New Roman" w:cs="Times New Roman"/>
          <w:color w:val="000000"/>
          <w:sz w:val="24"/>
          <w:szCs w:val="24"/>
        </w:rPr>
      </w:pPr>
      <w:moveTo w:id="685" w:author="Microsoft account" w:date="2021-08-19T16:38:00Z">
        <w:r w:rsidRPr="00B36F30">
          <w:rPr>
            <w:rFonts w:ascii="Times New Roman" w:hAnsi="Times New Roman" w:cs="Times New Roman"/>
            <w:noProof/>
            <w:color w:val="000000"/>
            <w:sz w:val="24"/>
            <w:szCs w:val="24"/>
          </w:rPr>
          <mc:AlternateContent>
            <mc:Choice Requires="wps">
              <w:drawing>
                <wp:anchor distT="0" distB="0" distL="114300" distR="114300" simplePos="0" relativeHeight="251680768" behindDoc="0" locked="0" layoutInCell="1" allowOverlap="1" wp14:anchorId="4DE822B3" wp14:editId="5D880717">
                  <wp:simplePos x="0" y="0"/>
                  <wp:positionH relativeFrom="column">
                    <wp:posOffset>0</wp:posOffset>
                  </wp:positionH>
                  <wp:positionV relativeFrom="paragraph">
                    <wp:posOffset>247992</wp:posOffset>
                  </wp:positionV>
                  <wp:extent cx="2628607" cy="571500"/>
                  <wp:effectExtent l="0" t="0" r="19685" b="19050"/>
                  <wp:wrapNone/>
                  <wp:docPr id="18" name="Text Box 18"/>
                  <wp:cNvGraphicFramePr/>
                  <a:graphic xmlns:a="http://schemas.openxmlformats.org/drawingml/2006/main">
                    <a:graphicData uri="http://schemas.microsoft.com/office/word/2010/wordprocessingShape">
                      <wps:wsp>
                        <wps:cNvSpPr txBox="1"/>
                        <wps:spPr>
                          <a:xfrm>
                            <a:off x="0" y="0"/>
                            <a:ext cx="2628607" cy="571500"/>
                          </a:xfrm>
                          <a:prstGeom prst="rect">
                            <a:avLst/>
                          </a:prstGeom>
                          <a:solidFill>
                            <a:schemeClr val="lt1"/>
                          </a:solidFill>
                          <a:ln w="6350">
                            <a:solidFill>
                              <a:prstClr val="black"/>
                            </a:solidFill>
                          </a:ln>
                        </wps:spPr>
                        <wps:txbx>
                          <w:txbxContent>
                            <w:p w14:paraId="4DB6A759" w14:textId="77777777" w:rsidR="005E0887" w:rsidRPr="0003006D" w:rsidRDefault="005E0887" w:rsidP="000D48BE">
                              <w:pPr>
                                <w:spacing w:after="0"/>
                                <w:jc w:val="center"/>
                                <w:rPr>
                                  <w:rFonts w:ascii="Times New Roman" w:hAnsi="Times New Roman" w:cs="Times New Roman"/>
                                  <w:sz w:val="24"/>
                                  <w:szCs w:val="24"/>
                                </w:rPr>
                              </w:pPr>
                              <w:r w:rsidRPr="0003006D">
                                <w:rPr>
                                  <w:rFonts w:ascii="Times New Roman" w:hAnsi="Times New Roman" w:cs="Times New Roman"/>
                                  <w:sz w:val="24"/>
                                  <w:szCs w:val="24"/>
                                </w:rPr>
                                <w:t>Married women heard about HIV</w:t>
                              </w:r>
                            </w:p>
                            <w:p w14:paraId="733EEA14" w14:textId="77777777" w:rsidR="005E0887" w:rsidRPr="0003006D" w:rsidRDefault="005E0887" w:rsidP="000D48BE">
                              <w:pPr>
                                <w:spacing w:after="0"/>
                                <w:jc w:val="center"/>
                                <w:rPr>
                                  <w:rFonts w:ascii="Times New Roman" w:hAnsi="Times New Roman" w:cs="Times New Roman"/>
                                  <w:sz w:val="24"/>
                                  <w:szCs w:val="24"/>
                                </w:rPr>
                              </w:pPr>
                              <w:r w:rsidRPr="0003006D">
                                <w:rPr>
                                  <w:rFonts w:ascii="Times New Roman" w:hAnsi="Times New Roman" w:cs="Times New Roman"/>
                                  <w:sz w:val="28"/>
                                  <w:szCs w:val="28"/>
                                </w:rPr>
                                <w:t>n</w:t>
                              </w:r>
                              <w:r w:rsidRPr="0003006D">
                                <w:rPr>
                                  <w:rFonts w:ascii="Times New Roman" w:hAnsi="Times New Roman" w:cs="Times New Roman"/>
                                  <w:sz w:val="28"/>
                                  <w:szCs w:val="28"/>
                                  <w:vertAlign w:val="subscript"/>
                                </w:rPr>
                                <w:t>1</w:t>
                              </w:r>
                              <w:r w:rsidRPr="0003006D">
                                <w:rPr>
                                  <w:rFonts w:ascii="Times New Roman" w:hAnsi="Times New Roman" w:cs="Times New Roman"/>
                                  <w:sz w:val="24"/>
                                  <w:szCs w:val="24"/>
                                </w:rPr>
                                <w:t xml:space="preserve"> = 33843, </w:t>
                              </w:r>
                              <w:r w:rsidRPr="0003006D">
                                <w:rPr>
                                  <w:rFonts w:ascii="Times New Roman" w:hAnsi="Times New Roman" w:cs="Times New Roman"/>
                                  <w:sz w:val="28"/>
                                  <w:szCs w:val="28"/>
                                </w:rPr>
                                <w:t>n</w:t>
                              </w:r>
                              <w:r w:rsidRPr="0003006D">
                                <w:rPr>
                                  <w:rFonts w:ascii="Times New Roman" w:hAnsi="Times New Roman" w:cs="Times New Roman"/>
                                  <w:sz w:val="28"/>
                                  <w:szCs w:val="28"/>
                                  <w:vertAlign w:val="subscript"/>
                                </w:rPr>
                                <w:t>2</w:t>
                              </w:r>
                              <w:r w:rsidRPr="0003006D">
                                <w:rPr>
                                  <w:rFonts w:ascii="Times New Roman" w:hAnsi="Times New Roman" w:cs="Times New Roman"/>
                                  <w:sz w:val="24"/>
                                  <w:szCs w:val="24"/>
                                </w:rPr>
                                <w:t xml:space="preserve"> = </w:t>
                              </w:r>
                              <w:r>
                                <w:rPr>
                                  <w:rFonts w:ascii="Times New Roman" w:hAnsi="Times New Roman" w:cs="Times New Roman"/>
                                  <w:sz w:val="24"/>
                                  <w:szCs w:val="24"/>
                                </w:rPr>
                                <w:t>20727</w:t>
                              </w:r>
                              <w:r w:rsidRPr="0003006D">
                                <w:rPr>
                                  <w:rFonts w:ascii="Times New Roman" w:hAnsi="Times New Roman" w:cs="Times New Roman"/>
                                  <w:sz w:val="24"/>
                                  <w:szCs w:val="24"/>
                                </w:rPr>
                                <w:t xml:space="preserve"> &amp; </w:t>
                              </w:r>
                              <w:r w:rsidRPr="0003006D">
                                <w:rPr>
                                  <w:rFonts w:ascii="Times New Roman" w:hAnsi="Times New Roman" w:cs="Times New Roman"/>
                                  <w:sz w:val="28"/>
                                  <w:szCs w:val="28"/>
                                </w:rPr>
                                <w:t>n</w:t>
                              </w:r>
                              <w:r>
                                <w:rPr>
                                  <w:rFonts w:ascii="Times New Roman" w:hAnsi="Times New Roman" w:cs="Times New Roman"/>
                                  <w:sz w:val="28"/>
                                  <w:szCs w:val="28"/>
                                  <w:vertAlign w:val="subscript"/>
                                </w:rPr>
                                <w:t>3</w:t>
                              </w:r>
                              <w:r>
                                <w:rPr>
                                  <w:rFonts w:ascii="Times New Roman" w:hAnsi="Times New Roman" w:cs="Times New Roman"/>
                                  <w:sz w:val="24"/>
                                  <w:szCs w:val="24"/>
                                </w:rPr>
                                <w:t xml:space="preserve"> = 29724</w:t>
                              </w:r>
                            </w:p>
                            <w:p w14:paraId="4FA6FEEB" w14:textId="77777777" w:rsidR="005E0887" w:rsidRPr="001B6E2F" w:rsidRDefault="005E0887" w:rsidP="000D48BE">
                              <w:r>
                                <w:rPr>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822B3" id="Text Box 18" o:spid="_x0000_s1034" type="#_x0000_t202" style="position:absolute;left:0;text-align:left;margin-left:0;margin-top:19.55pt;width:207pt;height: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" fillcolor="white [3201]" strokeweight=".5pt">
                  <v:textbox>
                    <w:txbxContent>
                      <w:p w14:paraId="4DB6A759" w14:textId="77777777" w:rsidR="005E0887" w:rsidRPr="0003006D" w:rsidRDefault="005E0887" w:rsidP="000D48BE">
                        <w:pPr>
                          <w:spacing w:after="0"/>
                          <w:jc w:val="center"/>
                          <w:rPr>
                            <w:rFonts w:ascii="Times New Roman" w:hAnsi="Times New Roman" w:cs="Times New Roman"/>
                            <w:sz w:val="24"/>
                            <w:szCs w:val="24"/>
                          </w:rPr>
                        </w:pPr>
                        <w:r w:rsidRPr="0003006D">
                          <w:rPr>
                            <w:rFonts w:ascii="Times New Roman" w:hAnsi="Times New Roman" w:cs="Times New Roman"/>
                            <w:sz w:val="24"/>
                            <w:szCs w:val="24"/>
                          </w:rPr>
                          <w:t>Married women heard about HIV</w:t>
                        </w:r>
                      </w:p>
                      <w:p w14:paraId="733EEA14" w14:textId="77777777" w:rsidR="005E0887" w:rsidRPr="0003006D" w:rsidRDefault="005E0887" w:rsidP="000D48BE">
                        <w:pPr>
                          <w:spacing w:after="0"/>
                          <w:jc w:val="center"/>
                          <w:rPr>
                            <w:rFonts w:ascii="Times New Roman" w:hAnsi="Times New Roman" w:cs="Times New Roman"/>
                            <w:sz w:val="24"/>
                            <w:szCs w:val="24"/>
                          </w:rPr>
                        </w:pPr>
                        <w:r w:rsidRPr="0003006D">
                          <w:rPr>
                            <w:rFonts w:ascii="Times New Roman" w:hAnsi="Times New Roman" w:cs="Times New Roman"/>
                            <w:sz w:val="28"/>
                            <w:szCs w:val="28"/>
                          </w:rPr>
                          <w:t>n</w:t>
                        </w:r>
                        <w:r w:rsidRPr="0003006D">
                          <w:rPr>
                            <w:rFonts w:ascii="Times New Roman" w:hAnsi="Times New Roman" w:cs="Times New Roman"/>
                            <w:sz w:val="28"/>
                            <w:szCs w:val="28"/>
                            <w:vertAlign w:val="subscript"/>
                          </w:rPr>
                          <w:t>1</w:t>
                        </w:r>
                        <w:r w:rsidRPr="0003006D">
                          <w:rPr>
                            <w:rFonts w:ascii="Times New Roman" w:hAnsi="Times New Roman" w:cs="Times New Roman"/>
                            <w:sz w:val="24"/>
                            <w:szCs w:val="24"/>
                          </w:rPr>
                          <w:t xml:space="preserve"> = 33843, </w:t>
                        </w:r>
                        <w:r w:rsidRPr="0003006D">
                          <w:rPr>
                            <w:rFonts w:ascii="Times New Roman" w:hAnsi="Times New Roman" w:cs="Times New Roman"/>
                            <w:sz w:val="28"/>
                            <w:szCs w:val="28"/>
                          </w:rPr>
                          <w:t>n</w:t>
                        </w:r>
                        <w:r w:rsidRPr="0003006D">
                          <w:rPr>
                            <w:rFonts w:ascii="Times New Roman" w:hAnsi="Times New Roman" w:cs="Times New Roman"/>
                            <w:sz w:val="28"/>
                            <w:szCs w:val="28"/>
                            <w:vertAlign w:val="subscript"/>
                          </w:rPr>
                          <w:t>2</w:t>
                        </w:r>
                        <w:r w:rsidRPr="0003006D">
                          <w:rPr>
                            <w:rFonts w:ascii="Times New Roman" w:hAnsi="Times New Roman" w:cs="Times New Roman"/>
                            <w:sz w:val="24"/>
                            <w:szCs w:val="24"/>
                          </w:rPr>
                          <w:t xml:space="preserve"> = </w:t>
                        </w:r>
                        <w:r>
                          <w:rPr>
                            <w:rFonts w:ascii="Times New Roman" w:hAnsi="Times New Roman" w:cs="Times New Roman"/>
                            <w:sz w:val="24"/>
                            <w:szCs w:val="24"/>
                          </w:rPr>
                          <w:t>20727</w:t>
                        </w:r>
                        <w:r w:rsidRPr="0003006D">
                          <w:rPr>
                            <w:rFonts w:ascii="Times New Roman" w:hAnsi="Times New Roman" w:cs="Times New Roman"/>
                            <w:sz w:val="24"/>
                            <w:szCs w:val="24"/>
                          </w:rPr>
                          <w:t xml:space="preserve"> &amp; </w:t>
                        </w:r>
                        <w:r w:rsidRPr="0003006D">
                          <w:rPr>
                            <w:rFonts w:ascii="Times New Roman" w:hAnsi="Times New Roman" w:cs="Times New Roman"/>
                            <w:sz w:val="28"/>
                            <w:szCs w:val="28"/>
                          </w:rPr>
                          <w:t>n</w:t>
                        </w:r>
                        <w:r>
                          <w:rPr>
                            <w:rFonts w:ascii="Times New Roman" w:hAnsi="Times New Roman" w:cs="Times New Roman"/>
                            <w:sz w:val="28"/>
                            <w:szCs w:val="28"/>
                            <w:vertAlign w:val="subscript"/>
                          </w:rPr>
                          <w:t>3</w:t>
                        </w:r>
                        <w:r>
                          <w:rPr>
                            <w:rFonts w:ascii="Times New Roman" w:hAnsi="Times New Roman" w:cs="Times New Roman"/>
                            <w:sz w:val="24"/>
                            <w:szCs w:val="24"/>
                          </w:rPr>
                          <w:t xml:space="preserve"> = 29724</w:t>
                        </w:r>
                      </w:p>
                      <w:p w14:paraId="4FA6FEEB" w14:textId="77777777" w:rsidR="005E0887" w:rsidRPr="001B6E2F" w:rsidRDefault="005E0887" w:rsidP="000D48BE">
                        <w:r>
                          <w:rPr>
                            <w:sz w:val="20"/>
                            <w:szCs w:val="20"/>
                          </w:rPr>
                          <w:t xml:space="preserve"> </w:t>
                        </w:r>
                      </w:p>
                    </w:txbxContent>
                  </v:textbox>
                </v:shape>
              </w:pict>
            </mc:Fallback>
          </mc:AlternateContent>
        </w:r>
        <w:r w:rsidRPr="00B36F30">
          <w:rPr>
            <w:rFonts w:ascii="Times New Roman" w:hAnsi="Times New Roman" w:cs="Times New Roman"/>
            <w:noProof/>
            <w:color w:val="000000"/>
            <w:sz w:val="24"/>
            <w:szCs w:val="24"/>
          </w:rPr>
          <mc:AlternateContent>
            <mc:Choice Requires="wps">
              <w:drawing>
                <wp:anchor distT="0" distB="0" distL="114300" distR="114300" simplePos="0" relativeHeight="251676672" behindDoc="0" locked="0" layoutInCell="1" allowOverlap="1" wp14:anchorId="4684E3EF" wp14:editId="732914D9">
                  <wp:simplePos x="0" y="0"/>
                  <wp:positionH relativeFrom="column">
                    <wp:posOffset>3200400</wp:posOffset>
                  </wp:positionH>
                  <wp:positionV relativeFrom="paragraph">
                    <wp:posOffset>247992</wp:posOffset>
                  </wp:positionV>
                  <wp:extent cx="2744323" cy="567690"/>
                  <wp:effectExtent l="0" t="0" r="18415" b="22860"/>
                  <wp:wrapNone/>
                  <wp:docPr id="19" name="Text Box 19"/>
                  <wp:cNvGraphicFramePr/>
                  <a:graphic xmlns:a="http://schemas.openxmlformats.org/drawingml/2006/main">
                    <a:graphicData uri="http://schemas.microsoft.com/office/word/2010/wordprocessingShape">
                      <wps:wsp>
                        <wps:cNvSpPr txBox="1"/>
                        <wps:spPr>
                          <a:xfrm>
                            <a:off x="0" y="0"/>
                            <a:ext cx="2744323" cy="567690"/>
                          </a:xfrm>
                          <a:prstGeom prst="rect">
                            <a:avLst/>
                          </a:prstGeom>
                          <a:solidFill>
                            <a:schemeClr val="lt1"/>
                          </a:solidFill>
                          <a:ln w="6350">
                            <a:solidFill>
                              <a:prstClr val="black"/>
                            </a:solidFill>
                          </a:ln>
                        </wps:spPr>
                        <wps:txbx>
                          <w:txbxContent>
                            <w:p w14:paraId="773B1BAD" w14:textId="77777777" w:rsidR="005E0887" w:rsidRPr="0003006D" w:rsidRDefault="005E0887" w:rsidP="000D48BE">
                              <w:pPr>
                                <w:spacing w:after="0"/>
                                <w:jc w:val="center"/>
                                <w:rPr>
                                  <w:rFonts w:ascii="Times New Roman" w:hAnsi="Times New Roman" w:cs="Times New Roman"/>
                                  <w:sz w:val="24"/>
                                  <w:szCs w:val="24"/>
                                </w:rPr>
                              </w:pPr>
                              <w:r w:rsidRPr="0003006D">
                                <w:rPr>
                                  <w:rFonts w:ascii="Times New Roman" w:hAnsi="Times New Roman" w:cs="Times New Roman"/>
                                  <w:sz w:val="24"/>
                                  <w:szCs w:val="24"/>
                                </w:rPr>
                                <w:t>Married women</w:t>
                              </w:r>
                              <w:r>
                                <w:rPr>
                                  <w:rFonts w:ascii="Times New Roman" w:hAnsi="Times New Roman" w:cs="Times New Roman"/>
                                  <w:sz w:val="24"/>
                                  <w:szCs w:val="24"/>
                                </w:rPr>
                                <w:t xml:space="preserve"> didn’t</w:t>
                              </w:r>
                              <w:r w:rsidRPr="0003006D">
                                <w:rPr>
                                  <w:rFonts w:ascii="Times New Roman" w:hAnsi="Times New Roman" w:cs="Times New Roman"/>
                                  <w:sz w:val="24"/>
                                  <w:szCs w:val="24"/>
                                </w:rPr>
                                <w:t xml:space="preserve"> heard about HIV</w:t>
                              </w:r>
                            </w:p>
                            <w:p w14:paraId="31A1C5F1" w14:textId="77777777" w:rsidR="005E0887" w:rsidRPr="0003006D" w:rsidRDefault="005E0887" w:rsidP="000D48BE">
                              <w:pPr>
                                <w:spacing w:after="0"/>
                                <w:jc w:val="center"/>
                                <w:rPr>
                                  <w:rFonts w:ascii="Times New Roman" w:hAnsi="Times New Roman" w:cs="Times New Roman"/>
                                  <w:sz w:val="24"/>
                                  <w:szCs w:val="24"/>
                                </w:rPr>
                              </w:pPr>
                              <w:r w:rsidRPr="0003006D">
                                <w:rPr>
                                  <w:rFonts w:ascii="Times New Roman" w:hAnsi="Times New Roman" w:cs="Times New Roman"/>
                                  <w:sz w:val="28"/>
                                  <w:szCs w:val="28"/>
                                </w:rPr>
                                <w:t>n</w:t>
                              </w:r>
                              <w:r w:rsidRPr="0003006D">
                                <w:rPr>
                                  <w:rFonts w:ascii="Times New Roman" w:hAnsi="Times New Roman" w:cs="Times New Roman"/>
                                  <w:sz w:val="28"/>
                                  <w:szCs w:val="28"/>
                                  <w:vertAlign w:val="subscript"/>
                                </w:rPr>
                                <w:t>1</w:t>
                              </w:r>
                              <w:r>
                                <w:rPr>
                                  <w:rFonts w:ascii="Times New Roman" w:hAnsi="Times New Roman" w:cs="Times New Roman"/>
                                  <w:sz w:val="24"/>
                                  <w:szCs w:val="24"/>
                                </w:rPr>
                                <w:t xml:space="preserve"> = 20987</w:t>
                              </w:r>
                              <w:r w:rsidRPr="0003006D">
                                <w:rPr>
                                  <w:rFonts w:ascii="Times New Roman" w:hAnsi="Times New Roman" w:cs="Times New Roman"/>
                                  <w:sz w:val="24"/>
                                  <w:szCs w:val="24"/>
                                </w:rPr>
                                <w:t xml:space="preserve">, </w:t>
                              </w:r>
                              <w:r w:rsidRPr="0003006D">
                                <w:rPr>
                                  <w:rFonts w:ascii="Times New Roman" w:hAnsi="Times New Roman" w:cs="Times New Roman"/>
                                  <w:sz w:val="28"/>
                                  <w:szCs w:val="28"/>
                                </w:rPr>
                                <w:t>n</w:t>
                              </w:r>
                              <w:r w:rsidRPr="0003006D">
                                <w:rPr>
                                  <w:rFonts w:ascii="Times New Roman" w:hAnsi="Times New Roman" w:cs="Times New Roman"/>
                                  <w:sz w:val="28"/>
                                  <w:szCs w:val="28"/>
                                  <w:vertAlign w:val="subscript"/>
                                </w:rPr>
                                <w:t>2</w:t>
                              </w:r>
                              <w:r w:rsidRPr="0003006D">
                                <w:rPr>
                                  <w:rFonts w:ascii="Times New Roman" w:hAnsi="Times New Roman" w:cs="Times New Roman"/>
                                  <w:sz w:val="24"/>
                                  <w:szCs w:val="24"/>
                                </w:rPr>
                                <w:t xml:space="preserve"> = </w:t>
                              </w:r>
                              <w:r>
                                <w:rPr>
                                  <w:rFonts w:ascii="Times New Roman" w:hAnsi="Times New Roman" w:cs="Times New Roman"/>
                                  <w:sz w:val="24"/>
                                  <w:szCs w:val="24"/>
                                </w:rPr>
                                <w:t>21662</w:t>
                              </w:r>
                              <w:r w:rsidRPr="0003006D">
                                <w:rPr>
                                  <w:rFonts w:ascii="Times New Roman" w:hAnsi="Times New Roman" w:cs="Times New Roman"/>
                                  <w:sz w:val="24"/>
                                  <w:szCs w:val="24"/>
                                </w:rPr>
                                <w:t xml:space="preserve"> &amp; </w:t>
                              </w:r>
                              <w:r w:rsidRPr="0003006D">
                                <w:rPr>
                                  <w:rFonts w:ascii="Times New Roman" w:hAnsi="Times New Roman" w:cs="Times New Roman"/>
                                  <w:sz w:val="28"/>
                                  <w:szCs w:val="28"/>
                                </w:rPr>
                                <w:t>n</w:t>
                              </w:r>
                              <w:r>
                                <w:rPr>
                                  <w:rFonts w:ascii="Times New Roman" w:hAnsi="Times New Roman" w:cs="Times New Roman"/>
                                  <w:sz w:val="28"/>
                                  <w:szCs w:val="28"/>
                                  <w:vertAlign w:val="subscript"/>
                                </w:rPr>
                                <w:t>3</w:t>
                              </w:r>
                              <w:r>
                                <w:rPr>
                                  <w:rFonts w:ascii="Times New Roman" w:hAnsi="Times New Roman" w:cs="Times New Roman"/>
                                  <w:sz w:val="24"/>
                                  <w:szCs w:val="24"/>
                                </w:rPr>
                                <w:t xml:space="preserve"> = 21702</w:t>
                              </w:r>
                            </w:p>
                            <w:p w14:paraId="26337F66" w14:textId="77777777" w:rsidR="005E0887" w:rsidRPr="001B6E2F" w:rsidRDefault="005E0887" w:rsidP="000D48BE">
                              <w:r>
                                <w:rPr>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84E3EF" id="Text Box 19" o:spid="_x0000_s1035" type="#_x0000_t202" style="position:absolute;left:0;text-align:left;margin-left:252pt;margin-top:19.55pt;width:216.1pt;height:44.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" fillcolor="white [3201]" strokeweight=".5pt">
                  <v:textbox>
                    <w:txbxContent>
                      <w:p w14:paraId="773B1BAD" w14:textId="77777777" w:rsidR="005E0887" w:rsidRPr="0003006D" w:rsidRDefault="005E0887" w:rsidP="000D48BE">
                        <w:pPr>
                          <w:spacing w:after="0"/>
                          <w:jc w:val="center"/>
                          <w:rPr>
                            <w:rFonts w:ascii="Times New Roman" w:hAnsi="Times New Roman" w:cs="Times New Roman"/>
                            <w:sz w:val="24"/>
                            <w:szCs w:val="24"/>
                          </w:rPr>
                        </w:pPr>
                        <w:r w:rsidRPr="0003006D">
                          <w:rPr>
                            <w:rFonts w:ascii="Times New Roman" w:hAnsi="Times New Roman" w:cs="Times New Roman"/>
                            <w:sz w:val="24"/>
                            <w:szCs w:val="24"/>
                          </w:rPr>
                          <w:t>Married women</w:t>
                        </w:r>
                        <w:r>
                          <w:rPr>
                            <w:rFonts w:ascii="Times New Roman" w:hAnsi="Times New Roman" w:cs="Times New Roman"/>
                            <w:sz w:val="24"/>
                            <w:szCs w:val="24"/>
                          </w:rPr>
                          <w:t xml:space="preserve"> didn’t</w:t>
                        </w:r>
                        <w:r w:rsidRPr="0003006D">
                          <w:rPr>
                            <w:rFonts w:ascii="Times New Roman" w:hAnsi="Times New Roman" w:cs="Times New Roman"/>
                            <w:sz w:val="24"/>
                            <w:szCs w:val="24"/>
                          </w:rPr>
                          <w:t xml:space="preserve"> heard about HIV</w:t>
                        </w:r>
                      </w:p>
                      <w:p w14:paraId="31A1C5F1" w14:textId="77777777" w:rsidR="005E0887" w:rsidRPr="0003006D" w:rsidRDefault="005E0887" w:rsidP="000D48BE">
                        <w:pPr>
                          <w:spacing w:after="0"/>
                          <w:jc w:val="center"/>
                          <w:rPr>
                            <w:rFonts w:ascii="Times New Roman" w:hAnsi="Times New Roman" w:cs="Times New Roman"/>
                            <w:sz w:val="24"/>
                            <w:szCs w:val="24"/>
                          </w:rPr>
                        </w:pPr>
                        <w:r w:rsidRPr="0003006D">
                          <w:rPr>
                            <w:rFonts w:ascii="Times New Roman" w:hAnsi="Times New Roman" w:cs="Times New Roman"/>
                            <w:sz w:val="28"/>
                            <w:szCs w:val="28"/>
                          </w:rPr>
                          <w:t>n</w:t>
                        </w:r>
                        <w:r w:rsidRPr="0003006D">
                          <w:rPr>
                            <w:rFonts w:ascii="Times New Roman" w:hAnsi="Times New Roman" w:cs="Times New Roman"/>
                            <w:sz w:val="28"/>
                            <w:szCs w:val="28"/>
                            <w:vertAlign w:val="subscript"/>
                          </w:rPr>
                          <w:t>1</w:t>
                        </w:r>
                        <w:r>
                          <w:rPr>
                            <w:rFonts w:ascii="Times New Roman" w:hAnsi="Times New Roman" w:cs="Times New Roman"/>
                            <w:sz w:val="24"/>
                            <w:szCs w:val="24"/>
                          </w:rPr>
                          <w:t xml:space="preserve"> = 20987</w:t>
                        </w:r>
                        <w:r w:rsidRPr="0003006D">
                          <w:rPr>
                            <w:rFonts w:ascii="Times New Roman" w:hAnsi="Times New Roman" w:cs="Times New Roman"/>
                            <w:sz w:val="24"/>
                            <w:szCs w:val="24"/>
                          </w:rPr>
                          <w:t xml:space="preserve">, </w:t>
                        </w:r>
                        <w:r w:rsidRPr="0003006D">
                          <w:rPr>
                            <w:rFonts w:ascii="Times New Roman" w:hAnsi="Times New Roman" w:cs="Times New Roman"/>
                            <w:sz w:val="28"/>
                            <w:szCs w:val="28"/>
                          </w:rPr>
                          <w:t>n</w:t>
                        </w:r>
                        <w:r w:rsidRPr="0003006D">
                          <w:rPr>
                            <w:rFonts w:ascii="Times New Roman" w:hAnsi="Times New Roman" w:cs="Times New Roman"/>
                            <w:sz w:val="28"/>
                            <w:szCs w:val="28"/>
                            <w:vertAlign w:val="subscript"/>
                          </w:rPr>
                          <w:t>2</w:t>
                        </w:r>
                        <w:r w:rsidRPr="0003006D">
                          <w:rPr>
                            <w:rFonts w:ascii="Times New Roman" w:hAnsi="Times New Roman" w:cs="Times New Roman"/>
                            <w:sz w:val="24"/>
                            <w:szCs w:val="24"/>
                          </w:rPr>
                          <w:t xml:space="preserve"> = </w:t>
                        </w:r>
                        <w:r>
                          <w:rPr>
                            <w:rFonts w:ascii="Times New Roman" w:hAnsi="Times New Roman" w:cs="Times New Roman"/>
                            <w:sz w:val="24"/>
                            <w:szCs w:val="24"/>
                          </w:rPr>
                          <w:t>21662</w:t>
                        </w:r>
                        <w:r w:rsidRPr="0003006D">
                          <w:rPr>
                            <w:rFonts w:ascii="Times New Roman" w:hAnsi="Times New Roman" w:cs="Times New Roman"/>
                            <w:sz w:val="24"/>
                            <w:szCs w:val="24"/>
                          </w:rPr>
                          <w:t xml:space="preserve"> &amp; </w:t>
                        </w:r>
                        <w:r w:rsidRPr="0003006D">
                          <w:rPr>
                            <w:rFonts w:ascii="Times New Roman" w:hAnsi="Times New Roman" w:cs="Times New Roman"/>
                            <w:sz w:val="28"/>
                            <w:szCs w:val="28"/>
                          </w:rPr>
                          <w:t>n</w:t>
                        </w:r>
                        <w:r>
                          <w:rPr>
                            <w:rFonts w:ascii="Times New Roman" w:hAnsi="Times New Roman" w:cs="Times New Roman"/>
                            <w:sz w:val="28"/>
                            <w:szCs w:val="28"/>
                            <w:vertAlign w:val="subscript"/>
                          </w:rPr>
                          <w:t>3</w:t>
                        </w:r>
                        <w:r>
                          <w:rPr>
                            <w:rFonts w:ascii="Times New Roman" w:hAnsi="Times New Roman" w:cs="Times New Roman"/>
                            <w:sz w:val="24"/>
                            <w:szCs w:val="24"/>
                          </w:rPr>
                          <w:t xml:space="preserve"> = 21702</w:t>
                        </w:r>
                      </w:p>
                      <w:p w14:paraId="26337F66" w14:textId="77777777" w:rsidR="005E0887" w:rsidRPr="001B6E2F" w:rsidRDefault="005E0887" w:rsidP="000D48BE">
                        <w:r>
                          <w:rPr>
                            <w:sz w:val="20"/>
                            <w:szCs w:val="20"/>
                          </w:rPr>
                          <w:t xml:space="preserve"> </w:t>
                        </w:r>
                      </w:p>
                    </w:txbxContent>
                  </v:textbox>
                </v:shape>
              </w:pict>
            </mc:Fallback>
          </mc:AlternateContent>
        </w:r>
      </w:moveTo>
    </w:p>
    <w:p w14:paraId="3E859827" w14:textId="77777777" w:rsidR="000D48BE" w:rsidRPr="00B36F30" w:rsidRDefault="000D48BE" w:rsidP="000D48BE">
      <w:pPr>
        <w:spacing w:after="0" w:line="480" w:lineRule="auto"/>
        <w:contextualSpacing/>
        <w:jc w:val="both"/>
        <w:rPr>
          <w:moveTo w:id="686" w:author="Microsoft account" w:date="2021-08-19T16:38:00Z"/>
          <w:rFonts w:ascii="Times New Roman" w:hAnsi="Times New Roman" w:cs="Times New Roman"/>
          <w:color w:val="000000"/>
          <w:sz w:val="24"/>
          <w:szCs w:val="24"/>
        </w:rPr>
      </w:pPr>
    </w:p>
    <w:p w14:paraId="262AEF7B" w14:textId="77777777" w:rsidR="000D48BE" w:rsidRPr="00B36F30" w:rsidRDefault="000D48BE" w:rsidP="000D48BE">
      <w:pPr>
        <w:spacing w:after="0" w:line="480" w:lineRule="auto"/>
        <w:contextualSpacing/>
        <w:jc w:val="both"/>
        <w:rPr>
          <w:moveTo w:id="687" w:author="Microsoft account" w:date="2021-08-19T16:38:00Z"/>
          <w:rFonts w:ascii="Times New Roman" w:hAnsi="Times New Roman" w:cs="Times New Roman"/>
          <w:color w:val="000000"/>
          <w:sz w:val="24"/>
          <w:szCs w:val="24"/>
        </w:rPr>
      </w:pPr>
    </w:p>
    <w:p w14:paraId="5831F6F5" w14:textId="77777777" w:rsidR="000D48BE" w:rsidRDefault="000D48BE" w:rsidP="000D48BE">
      <w:pPr>
        <w:spacing w:after="0" w:line="480" w:lineRule="auto"/>
        <w:contextualSpacing/>
        <w:jc w:val="center"/>
        <w:rPr>
          <w:moveTo w:id="688" w:author="Microsoft account" w:date="2021-08-19T16:38:00Z"/>
          <w:rFonts w:ascii="Times New Roman" w:hAnsi="Times New Roman" w:cs="Times New Roman"/>
          <w:sz w:val="24"/>
          <w:szCs w:val="24"/>
        </w:rPr>
      </w:pPr>
      <w:commentRangeStart w:id="689"/>
      <w:commentRangeStart w:id="690"/>
      <w:moveTo w:id="691" w:author="Microsoft account" w:date="2021-08-19T16:38:00Z">
        <w:r w:rsidRPr="00B36F30">
          <w:rPr>
            <w:rFonts w:ascii="Times New Roman" w:hAnsi="Times New Roman" w:cs="Times New Roman"/>
            <w:sz w:val="24"/>
            <w:szCs w:val="24"/>
          </w:rPr>
          <w:t>Figure 1. Schematic diagram of the analytic study sample</w:t>
        </w:r>
        <w:commentRangeEnd w:id="689"/>
        <w:r>
          <w:rPr>
            <w:rStyle w:val="CommentReference"/>
            <w:lang w:val="en-GB"/>
          </w:rPr>
          <w:commentReference w:id="689"/>
        </w:r>
      </w:moveTo>
      <w:commentRangeEnd w:id="690"/>
      <w:r w:rsidR="00042514">
        <w:rPr>
          <w:rStyle w:val="CommentReference"/>
          <w:lang w:val="en-GB"/>
        </w:rPr>
        <w:commentReference w:id="690"/>
      </w:r>
    </w:p>
    <w:moveToRangeEnd w:id="664"/>
    <w:p w14:paraId="7A308177" w14:textId="3473DB38" w:rsidR="002B6EE7" w:rsidRDefault="002B6EE7">
      <w:pPr>
        <w:rPr>
          <w:ins w:id="692" w:author="Microsoft account" w:date="2021-08-19T21:47:00Z"/>
          <w:rFonts w:ascii="Times New Roman" w:hAnsi="Times New Roman" w:cs="Times New Roman"/>
          <w:b/>
          <w:sz w:val="24"/>
          <w:szCs w:val="24"/>
        </w:rPr>
      </w:pPr>
      <w:ins w:id="693" w:author="Microsoft account" w:date="2021-08-19T21:47:00Z">
        <w:r>
          <w:rPr>
            <w:rFonts w:ascii="Times New Roman" w:hAnsi="Times New Roman" w:cs="Times New Roman"/>
            <w:b/>
            <w:sz w:val="24"/>
            <w:szCs w:val="24"/>
          </w:rPr>
          <w:br w:type="page"/>
        </w:r>
      </w:ins>
    </w:p>
    <w:tbl>
      <w:tblPr>
        <w:tblStyle w:val="TableGrid"/>
        <w:tblW w:w="0" w:type="auto"/>
        <w:tblLayout w:type="fixed"/>
        <w:tblLook w:val="04A0" w:firstRow="1" w:lastRow="0" w:firstColumn="1" w:lastColumn="0" w:noHBand="0" w:noVBand="1"/>
      </w:tblPr>
      <w:tblGrid>
        <w:gridCol w:w="6475"/>
        <w:gridCol w:w="6475"/>
        <w:tblGridChange w:id="694">
          <w:tblGrid>
            <w:gridCol w:w="6115"/>
            <w:gridCol w:w="6835"/>
          </w:tblGrid>
        </w:tblGridChange>
      </w:tblGrid>
      <w:tr w:rsidR="00C67002" w14:paraId="57F7CBE8" w14:textId="7193F902" w:rsidTr="00861082">
        <w:trPr>
          <w:ins w:id="695" w:author="Microsoft account" w:date="2021-08-19T21:47:00Z"/>
        </w:trPr>
        <w:tc>
          <w:tcPr>
            <w:tcW w:w="12950" w:type="dxa"/>
            <w:gridSpan w:val="2"/>
          </w:tcPr>
          <w:p w14:paraId="54C4C5E6" w14:textId="42D1BAAD" w:rsidR="00C67002" w:rsidRDefault="00C67002">
            <w:pPr>
              <w:jc w:val="center"/>
              <w:rPr>
                <w:ins w:id="696" w:author="Microsoft account" w:date="2021-08-19T22:44:00Z"/>
                <w:noProof/>
                <w:lang w:bidi="bn-IN"/>
              </w:rPr>
              <w:pPrChange w:id="697" w:author="Microsoft account" w:date="2021-08-31T00:00:00Z">
                <w:pPr>
                  <w:spacing w:line="480" w:lineRule="auto"/>
                  <w:jc w:val="center"/>
                </w:pPr>
              </w:pPrChange>
            </w:pPr>
            <w:ins w:id="698" w:author="Microsoft account" w:date="2021-08-19T22:43:00Z">
              <w:r>
                <w:rPr>
                  <w:noProof/>
                </w:rPr>
                <w:lastRenderedPageBreak/>
                <w:drawing>
                  <wp:inline distT="0" distB="0" distL="0" distR="0" wp14:anchorId="69A2B765" wp14:editId="41FDAE17">
                    <wp:extent cx="3494637" cy="2797521"/>
                    <wp:effectExtent l="0" t="0" r="10795" b="317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ins>
          </w:p>
        </w:tc>
      </w:tr>
      <w:tr w:rsidR="00C67002" w14:paraId="06A66443" w14:textId="1BE8F248" w:rsidTr="00861082">
        <w:trPr>
          <w:ins w:id="699" w:author="Microsoft account" w:date="2021-08-19T21:47:00Z"/>
        </w:trPr>
        <w:tc>
          <w:tcPr>
            <w:tcW w:w="12950" w:type="dxa"/>
            <w:gridSpan w:val="2"/>
          </w:tcPr>
          <w:p w14:paraId="52A372F2" w14:textId="6D06D6C7" w:rsidR="00C67002" w:rsidRDefault="00C67002">
            <w:pPr>
              <w:jc w:val="both"/>
              <w:rPr>
                <w:ins w:id="700" w:author="Microsoft account" w:date="2021-08-19T22:44:00Z"/>
                <w:rFonts w:ascii="Times New Roman" w:hAnsi="Times New Roman" w:cs="Times New Roman"/>
                <w:b/>
                <w:sz w:val="24"/>
                <w:szCs w:val="24"/>
              </w:rPr>
              <w:pPrChange w:id="701" w:author="Microsoft account" w:date="2021-08-31T00:00:00Z">
                <w:pPr>
                  <w:spacing w:line="480" w:lineRule="auto"/>
                  <w:jc w:val="both"/>
                </w:pPr>
              </w:pPrChange>
            </w:pPr>
            <w:ins w:id="702" w:author="Microsoft account" w:date="2021-08-19T21:47:00Z">
              <w:r>
                <w:rPr>
                  <w:rFonts w:ascii="Times New Roman" w:hAnsi="Times New Roman" w:cs="Times New Roman"/>
                  <w:b/>
                  <w:sz w:val="24"/>
                  <w:szCs w:val="24"/>
                </w:rPr>
                <w:t>Figure 2.</w:t>
              </w:r>
            </w:ins>
            <w:ins w:id="703" w:author="Microsoft account" w:date="2021-08-19T21:48:00Z">
              <w:r>
                <w:rPr>
                  <w:rFonts w:ascii="Times New Roman" w:hAnsi="Times New Roman" w:cs="Times New Roman"/>
                  <w:b/>
                  <w:sz w:val="24"/>
                  <w:szCs w:val="24"/>
                </w:rPr>
                <w:t xml:space="preserve"> </w:t>
              </w:r>
              <w:r w:rsidRPr="00610513">
                <w:rPr>
                  <w:rFonts w:ascii="Times New Roman" w:hAnsi="Times New Roman" w:cs="Times New Roman"/>
                  <w:b/>
                  <w:sz w:val="24"/>
                  <w:szCs w:val="24"/>
                </w:rPr>
                <w:t xml:space="preserve">Distribution of </w:t>
              </w:r>
              <w:r>
                <w:rPr>
                  <w:rFonts w:ascii="Times New Roman" w:hAnsi="Times New Roman" w:cs="Times New Roman"/>
                  <w:b/>
                  <w:sz w:val="24"/>
                  <w:szCs w:val="24"/>
                </w:rPr>
                <w:t>HIV score category</w:t>
              </w:r>
              <w:r w:rsidRPr="00610513">
                <w:rPr>
                  <w:rFonts w:ascii="Times New Roman" w:hAnsi="Times New Roman" w:cs="Times New Roman"/>
                  <w:b/>
                  <w:sz w:val="24"/>
                  <w:szCs w:val="24"/>
                </w:rPr>
                <w:t xml:space="preserve"> of </w:t>
              </w:r>
              <w:r>
                <w:rPr>
                  <w:rFonts w:ascii="Times New Roman" w:hAnsi="Times New Roman" w:cs="Times New Roman"/>
                  <w:b/>
                  <w:sz w:val="24"/>
                  <w:szCs w:val="24"/>
                </w:rPr>
                <w:t>married women</w:t>
              </w:r>
            </w:ins>
          </w:p>
        </w:tc>
      </w:tr>
      <w:tr w:rsidR="00C67002" w14:paraId="500A9A30" w14:textId="77777777" w:rsidTr="00C67002">
        <w:tblPrEx>
          <w:tblW w:w="0" w:type="auto"/>
          <w:tblLayout w:type="fixed"/>
          <w:tblPrExChange w:id="704" w:author="Microsoft account" w:date="2021-08-31T00:02:00Z">
            <w:tblPrEx>
              <w:tblW w:w="0" w:type="auto"/>
              <w:tblLayout w:type="fixed"/>
            </w:tblPrEx>
          </w:tblPrExChange>
        </w:tblPrEx>
        <w:trPr>
          <w:ins w:id="705" w:author="Microsoft account" w:date="2021-08-31T00:00:00Z"/>
        </w:trPr>
        <w:tc>
          <w:tcPr>
            <w:tcW w:w="6475" w:type="dxa"/>
            <w:tcPrChange w:id="706" w:author="Microsoft account" w:date="2021-08-31T00:02:00Z">
              <w:tcPr>
                <w:tcW w:w="6115" w:type="dxa"/>
              </w:tcPr>
            </w:tcPrChange>
          </w:tcPr>
          <w:p w14:paraId="22F1AB02" w14:textId="11F7E253" w:rsidR="00C67002" w:rsidRDefault="00C67002">
            <w:pPr>
              <w:jc w:val="both"/>
              <w:rPr>
                <w:ins w:id="707" w:author="Microsoft account" w:date="2021-08-31T00:00:00Z"/>
                <w:rFonts w:ascii="Times New Roman" w:hAnsi="Times New Roman" w:cs="Times New Roman"/>
                <w:b/>
                <w:sz w:val="24"/>
                <w:szCs w:val="24"/>
              </w:rPr>
              <w:pPrChange w:id="708" w:author="Microsoft account" w:date="2021-08-31T00:00:00Z">
                <w:pPr>
                  <w:spacing w:line="480" w:lineRule="auto"/>
                  <w:jc w:val="both"/>
                </w:pPr>
              </w:pPrChange>
            </w:pPr>
            <w:ins w:id="709" w:author="Microsoft account" w:date="2021-08-31T00:00:00Z">
              <w:r>
                <w:rPr>
                  <w:noProof/>
                </w:rPr>
                <w:drawing>
                  <wp:inline distT="0" distB="0" distL="0" distR="0" wp14:anchorId="6DB237EE" wp14:editId="717E5DBE">
                    <wp:extent cx="3983525" cy="2797175"/>
                    <wp:effectExtent l="0" t="0" r="17145" b="3175"/>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ins>
          </w:p>
        </w:tc>
        <w:tc>
          <w:tcPr>
            <w:tcW w:w="6475" w:type="dxa"/>
            <w:tcPrChange w:id="710" w:author="Microsoft account" w:date="2021-08-31T00:02:00Z">
              <w:tcPr>
                <w:tcW w:w="6835" w:type="dxa"/>
              </w:tcPr>
            </w:tcPrChange>
          </w:tcPr>
          <w:p w14:paraId="2C3A34DC" w14:textId="0FED99E6" w:rsidR="00C67002" w:rsidRDefault="00C67002">
            <w:pPr>
              <w:jc w:val="both"/>
              <w:rPr>
                <w:ins w:id="711" w:author="Microsoft account" w:date="2021-08-31T00:00:00Z"/>
                <w:rFonts w:ascii="Times New Roman" w:hAnsi="Times New Roman" w:cs="Times New Roman"/>
                <w:b/>
                <w:sz w:val="24"/>
                <w:szCs w:val="24"/>
              </w:rPr>
              <w:pPrChange w:id="712" w:author="Microsoft account" w:date="2021-08-31T00:00:00Z">
                <w:pPr>
                  <w:spacing w:line="480" w:lineRule="auto"/>
                  <w:jc w:val="both"/>
                </w:pPr>
              </w:pPrChange>
            </w:pPr>
            <w:ins w:id="713" w:author="Microsoft account" w:date="2021-08-31T00:00:00Z">
              <w:r>
                <w:rPr>
                  <w:noProof/>
                </w:rPr>
                <w:drawing>
                  <wp:inline distT="0" distB="0" distL="0" distR="0" wp14:anchorId="2935BDC9" wp14:editId="31D75EAD">
                    <wp:extent cx="3967701" cy="2719346"/>
                    <wp:effectExtent l="0" t="0" r="13970" b="5080"/>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ins>
          </w:p>
        </w:tc>
      </w:tr>
      <w:tr w:rsidR="00C67002" w14:paraId="4F4B4109" w14:textId="77777777" w:rsidTr="00C67002">
        <w:tblPrEx>
          <w:tblW w:w="0" w:type="auto"/>
          <w:tblLayout w:type="fixed"/>
          <w:tblPrExChange w:id="714" w:author="Microsoft account" w:date="2021-08-31T00:02:00Z">
            <w:tblPrEx>
              <w:tblW w:w="0" w:type="auto"/>
              <w:tblLayout w:type="fixed"/>
            </w:tblPrEx>
          </w:tblPrExChange>
        </w:tblPrEx>
        <w:trPr>
          <w:ins w:id="715" w:author="Microsoft account" w:date="2021-08-31T00:00:00Z"/>
        </w:trPr>
        <w:tc>
          <w:tcPr>
            <w:tcW w:w="6475" w:type="dxa"/>
            <w:tcPrChange w:id="716" w:author="Microsoft account" w:date="2021-08-31T00:02:00Z">
              <w:tcPr>
                <w:tcW w:w="6115" w:type="dxa"/>
              </w:tcPr>
            </w:tcPrChange>
          </w:tcPr>
          <w:p w14:paraId="7A68D5CA" w14:textId="4D37157F" w:rsidR="00C67002" w:rsidRDefault="00C67002">
            <w:pPr>
              <w:jc w:val="both"/>
              <w:rPr>
                <w:ins w:id="717" w:author="Microsoft account" w:date="2021-08-31T00:00:00Z"/>
                <w:rFonts w:ascii="Times New Roman" w:hAnsi="Times New Roman" w:cs="Times New Roman"/>
                <w:b/>
                <w:sz w:val="24"/>
                <w:szCs w:val="24"/>
              </w:rPr>
              <w:pPrChange w:id="718" w:author="Microsoft account" w:date="2021-08-31T00:00:00Z">
                <w:pPr>
                  <w:spacing w:line="480" w:lineRule="auto"/>
                  <w:jc w:val="both"/>
                </w:pPr>
              </w:pPrChange>
            </w:pPr>
            <w:ins w:id="719" w:author="Microsoft account" w:date="2021-08-31T00:02:00Z">
              <w:r>
                <w:rPr>
                  <w:rFonts w:ascii="Times New Roman" w:hAnsi="Times New Roman" w:cs="Times New Roman"/>
                  <w:b/>
                  <w:sz w:val="24"/>
                  <w:szCs w:val="24"/>
                </w:rPr>
                <w:lastRenderedPageBreak/>
                <w:t xml:space="preserve">Figure 3. </w:t>
              </w:r>
              <w:r w:rsidRPr="00610513">
                <w:rPr>
                  <w:rFonts w:ascii="Times New Roman" w:hAnsi="Times New Roman" w:cs="Times New Roman"/>
                  <w:b/>
                  <w:sz w:val="24"/>
                  <w:szCs w:val="24"/>
                </w:rPr>
                <w:t xml:space="preserve">Distribution of </w:t>
              </w:r>
              <w:r>
                <w:rPr>
                  <w:rFonts w:ascii="Times New Roman" w:hAnsi="Times New Roman" w:cs="Times New Roman"/>
                  <w:b/>
                  <w:sz w:val="24"/>
                  <w:szCs w:val="24"/>
                </w:rPr>
                <w:t>HIV score category</w:t>
              </w:r>
              <w:r w:rsidRPr="00610513">
                <w:rPr>
                  <w:rFonts w:ascii="Times New Roman" w:hAnsi="Times New Roman" w:cs="Times New Roman"/>
                  <w:b/>
                  <w:sz w:val="24"/>
                  <w:szCs w:val="24"/>
                </w:rPr>
                <w:t xml:space="preserve"> of </w:t>
              </w:r>
              <w:r>
                <w:rPr>
                  <w:rFonts w:ascii="Times New Roman" w:hAnsi="Times New Roman" w:cs="Times New Roman"/>
                  <w:b/>
                  <w:sz w:val="24"/>
                  <w:szCs w:val="24"/>
                </w:rPr>
                <w:t>married women</w:t>
              </w:r>
            </w:ins>
            <w:ins w:id="720" w:author="Microsoft account" w:date="2021-08-31T00:03:00Z">
              <w:r>
                <w:rPr>
                  <w:rFonts w:ascii="Times New Roman" w:hAnsi="Times New Roman" w:cs="Times New Roman"/>
                  <w:b/>
                  <w:sz w:val="24"/>
                  <w:szCs w:val="24"/>
                </w:rPr>
                <w:t xml:space="preserve"> by wealth index</w:t>
              </w:r>
            </w:ins>
          </w:p>
        </w:tc>
        <w:tc>
          <w:tcPr>
            <w:tcW w:w="6475" w:type="dxa"/>
            <w:tcPrChange w:id="721" w:author="Microsoft account" w:date="2021-08-31T00:02:00Z">
              <w:tcPr>
                <w:tcW w:w="6835" w:type="dxa"/>
              </w:tcPr>
            </w:tcPrChange>
          </w:tcPr>
          <w:p w14:paraId="22DE901C" w14:textId="55408898" w:rsidR="00C67002" w:rsidRDefault="00C67002">
            <w:pPr>
              <w:jc w:val="both"/>
              <w:rPr>
                <w:ins w:id="722" w:author="Microsoft account" w:date="2021-08-31T00:00:00Z"/>
                <w:rFonts w:ascii="Times New Roman" w:hAnsi="Times New Roman" w:cs="Times New Roman"/>
                <w:b/>
                <w:sz w:val="24"/>
                <w:szCs w:val="24"/>
              </w:rPr>
              <w:pPrChange w:id="723" w:author="Microsoft account" w:date="2021-08-31T00:00:00Z">
                <w:pPr>
                  <w:spacing w:line="480" w:lineRule="auto"/>
                  <w:jc w:val="both"/>
                </w:pPr>
              </w:pPrChange>
            </w:pPr>
            <w:ins w:id="724" w:author="Microsoft account" w:date="2021-08-31T00:02:00Z">
              <w:r>
                <w:rPr>
                  <w:rFonts w:ascii="Times New Roman" w:hAnsi="Times New Roman" w:cs="Times New Roman"/>
                  <w:b/>
                  <w:sz w:val="24"/>
                  <w:szCs w:val="24"/>
                </w:rPr>
                <w:t xml:space="preserve">Figure 4. </w:t>
              </w:r>
              <w:r w:rsidRPr="00610513">
                <w:rPr>
                  <w:rFonts w:ascii="Times New Roman" w:hAnsi="Times New Roman" w:cs="Times New Roman"/>
                  <w:b/>
                  <w:sz w:val="24"/>
                  <w:szCs w:val="24"/>
                </w:rPr>
                <w:t xml:space="preserve">Distribution of </w:t>
              </w:r>
              <w:r>
                <w:rPr>
                  <w:rFonts w:ascii="Times New Roman" w:hAnsi="Times New Roman" w:cs="Times New Roman"/>
                  <w:b/>
                  <w:sz w:val="24"/>
                  <w:szCs w:val="24"/>
                </w:rPr>
                <w:t>HIV score category</w:t>
              </w:r>
              <w:r w:rsidRPr="00610513">
                <w:rPr>
                  <w:rFonts w:ascii="Times New Roman" w:hAnsi="Times New Roman" w:cs="Times New Roman"/>
                  <w:b/>
                  <w:sz w:val="24"/>
                  <w:szCs w:val="24"/>
                </w:rPr>
                <w:t xml:space="preserve"> of </w:t>
              </w:r>
              <w:r>
                <w:rPr>
                  <w:rFonts w:ascii="Times New Roman" w:hAnsi="Times New Roman" w:cs="Times New Roman"/>
                  <w:b/>
                  <w:sz w:val="24"/>
                  <w:szCs w:val="24"/>
                </w:rPr>
                <w:t>married women</w:t>
              </w:r>
            </w:ins>
            <w:ins w:id="725" w:author="Microsoft account" w:date="2021-08-31T00:03:00Z">
              <w:r>
                <w:rPr>
                  <w:rFonts w:ascii="Times New Roman" w:hAnsi="Times New Roman" w:cs="Times New Roman"/>
                  <w:b/>
                  <w:sz w:val="24"/>
                  <w:szCs w:val="24"/>
                </w:rPr>
                <w:t xml:space="preserve"> by region</w:t>
              </w:r>
            </w:ins>
          </w:p>
        </w:tc>
      </w:tr>
    </w:tbl>
    <w:p w14:paraId="5BADBF05" w14:textId="77777777" w:rsidR="000D48BE" w:rsidRDefault="000D48BE" w:rsidP="00B36F30">
      <w:pPr>
        <w:spacing w:after="0" w:line="480" w:lineRule="auto"/>
        <w:jc w:val="both"/>
        <w:rPr>
          <w:ins w:id="726" w:author="Microsoft account" w:date="2021-08-31T00:00:00Z"/>
          <w:rFonts w:ascii="Times New Roman" w:hAnsi="Times New Roman" w:cs="Times New Roman"/>
          <w:b/>
          <w:sz w:val="24"/>
          <w:szCs w:val="24"/>
        </w:rPr>
      </w:pPr>
    </w:p>
    <w:p w14:paraId="50725754" w14:textId="77777777" w:rsidR="00C67002" w:rsidRDefault="00C67002" w:rsidP="00B36F30">
      <w:pPr>
        <w:spacing w:after="0" w:line="480" w:lineRule="auto"/>
        <w:jc w:val="both"/>
        <w:rPr>
          <w:rFonts w:ascii="Times New Roman" w:hAnsi="Times New Roman" w:cs="Times New Roman"/>
          <w:b/>
          <w:sz w:val="24"/>
          <w:szCs w:val="24"/>
        </w:rPr>
      </w:pPr>
    </w:p>
    <w:p w14:paraId="32953B87" w14:textId="77777777" w:rsidR="00182FA3" w:rsidRPr="00F820E4" w:rsidRDefault="00182FA3" w:rsidP="00F820E4">
      <w:pPr>
        <w:spacing w:after="0" w:line="240" w:lineRule="auto"/>
        <w:jc w:val="both"/>
        <w:rPr>
          <w:rFonts w:ascii="Times New Roman" w:hAnsi="Times New Roman" w:cs="Times New Roman"/>
          <w:b/>
          <w:sz w:val="20"/>
          <w:szCs w:val="20"/>
        </w:rPr>
      </w:pPr>
      <w:commentRangeStart w:id="727"/>
      <w:r w:rsidRPr="00F820E4">
        <w:rPr>
          <w:rFonts w:ascii="Times New Roman" w:hAnsi="Times New Roman" w:cs="Times New Roman"/>
          <w:b/>
          <w:sz w:val="20"/>
          <w:szCs w:val="20"/>
        </w:rPr>
        <w:t>Table 1: Comparison of correct response rate between three consecutive MICS survey.</w:t>
      </w:r>
      <w:commentRangeEnd w:id="727"/>
      <w:r w:rsidR="00652BF1">
        <w:rPr>
          <w:rStyle w:val="CommentReference"/>
          <w:lang w:val="en-GB"/>
        </w:rPr>
        <w:commentReference w:id="727"/>
      </w:r>
    </w:p>
    <w:tbl>
      <w:tblPr>
        <w:tblStyle w:val="TableGrid"/>
        <w:tblW w:w="0" w:type="auto"/>
        <w:jc w:val="center"/>
        <w:tblLook w:val="04A0" w:firstRow="1" w:lastRow="0" w:firstColumn="1" w:lastColumn="0" w:noHBand="0" w:noVBand="1"/>
      </w:tblPr>
      <w:tblGrid>
        <w:gridCol w:w="5622"/>
        <w:gridCol w:w="1222"/>
        <w:gridCol w:w="1222"/>
        <w:gridCol w:w="1221"/>
        <w:gridCol w:w="1221"/>
        <w:gridCol w:w="1221"/>
        <w:gridCol w:w="1221"/>
      </w:tblGrid>
      <w:tr w:rsidR="00182FA3" w:rsidRPr="00F820E4" w14:paraId="1099163B" w14:textId="77777777" w:rsidTr="00257613">
        <w:trPr>
          <w:jc w:val="center"/>
        </w:trPr>
        <w:tc>
          <w:tcPr>
            <w:tcW w:w="0" w:type="auto"/>
            <w:vAlign w:val="center"/>
          </w:tcPr>
          <w:p w14:paraId="221984A2"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Questions about HIV related awareness</w:t>
            </w:r>
          </w:p>
        </w:tc>
        <w:tc>
          <w:tcPr>
            <w:tcW w:w="0" w:type="auto"/>
            <w:gridSpan w:val="6"/>
            <w:vAlign w:val="center"/>
          </w:tcPr>
          <w:p w14:paraId="4802057B" w14:textId="77777777" w:rsidR="00182FA3" w:rsidRPr="00F820E4" w:rsidRDefault="00182FA3" w:rsidP="00F820E4">
            <w:pPr>
              <w:jc w:val="both"/>
              <w:rPr>
                <w:rFonts w:ascii="Times New Roman" w:hAnsi="Times New Roman" w:cs="Times New Roman"/>
                <w:sz w:val="20"/>
                <w:szCs w:val="20"/>
              </w:rPr>
            </w:pPr>
            <w:commentRangeStart w:id="728"/>
            <w:commentRangeStart w:id="729"/>
            <w:r w:rsidRPr="00F820E4">
              <w:rPr>
                <w:rFonts w:ascii="Times New Roman" w:hAnsi="Times New Roman" w:cs="Times New Roman"/>
                <w:sz w:val="20"/>
                <w:szCs w:val="20"/>
              </w:rPr>
              <w:t>Correct response</w:t>
            </w:r>
            <w:commentRangeEnd w:id="728"/>
            <w:r w:rsidRPr="00F820E4">
              <w:rPr>
                <w:rStyle w:val="CommentReference"/>
                <w:rFonts w:ascii="Times New Roman" w:hAnsi="Times New Roman" w:cs="Times New Roman"/>
                <w:sz w:val="20"/>
                <w:szCs w:val="20"/>
              </w:rPr>
              <w:commentReference w:id="728"/>
            </w:r>
            <w:commentRangeEnd w:id="729"/>
            <w:r w:rsidR="00F820E4" w:rsidRPr="00F820E4">
              <w:rPr>
                <w:rStyle w:val="CommentReference"/>
                <w:rFonts w:ascii="Times New Roman" w:hAnsi="Times New Roman" w:cs="Times New Roman"/>
                <w:sz w:val="20"/>
                <w:szCs w:val="20"/>
              </w:rPr>
              <w:commentReference w:id="729"/>
            </w:r>
          </w:p>
        </w:tc>
      </w:tr>
      <w:tr w:rsidR="00182FA3" w:rsidRPr="00F820E4" w14:paraId="17577E2E" w14:textId="77777777" w:rsidTr="00257613">
        <w:trPr>
          <w:jc w:val="center"/>
        </w:trPr>
        <w:tc>
          <w:tcPr>
            <w:tcW w:w="0" w:type="auto"/>
            <w:vAlign w:val="center"/>
          </w:tcPr>
          <w:p w14:paraId="5BF6810A" w14:textId="77777777" w:rsidR="00182FA3" w:rsidRPr="00F820E4" w:rsidRDefault="00182FA3" w:rsidP="00F820E4">
            <w:pPr>
              <w:jc w:val="both"/>
              <w:rPr>
                <w:rFonts w:ascii="Times New Roman" w:hAnsi="Times New Roman" w:cs="Times New Roman"/>
                <w:sz w:val="20"/>
                <w:szCs w:val="20"/>
              </w:rPr>
            </w:pPr>
          </w:p>
        </w:tc>
        <w:tc>
          <w:tcPr>
            <w:tcW w:w="0" w:type="auto"/>
            <w:gridSpan w:val="2"/>
            <w:vAlign w:val="center"/>
          </w:tcPr>
          <w:p w14:paraId="1AC151E6"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2006</w:t>
            </w:r>
          </w:p>
        </w:tc>
        <w:tc>
          <w:tcPr>
            <w:tcW w:w="0" w:type="auto"/>
            <w:gridSpan w:val="2"/>
            <w:vAlign w:val="center"/>
          </w:tcPr>
          <w:p w14:paraId="056FA24D"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2012</w:t>
            </w:r>
          </w:p>
        </w:tc>
        <w:tc>
          <w:tcPr>
            <w:tcW w:w="0" w:type="auto"/>
            <w:gridSpan w:val="2"/>
            <w:vAlign w:val="center"/>
          </w:tcPr>
          <w:p w14:paraId="26B20ADD"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2019</w:t>
            </w:r>
          </w:p>
        </w:tc>
      </w:tr>
      <w:tr w:rsidR="00182FA3" w:rsidRPr="00F820E4" w14:paraId="0339CEAA" w14:textId="77777777" w:rsidTr="00257613">
        <w:trPr>
          <w:jc w:val="center"/>
        </w:trPr>
        <w:tc>
          <w:tcPr>
            <w:tcW w:w="0" w:type="auto"/>
            <w:vAlign w:val="center"/>
          </w:tcPr>
          <w:p w14:paraId="12905F8A" w14:textId="77777777" w:rsidR="00182FA3" w:rsidRPr="00F820E4" w:rsidRDefault="00182FA3" w:rsidP="00F820E4">
            <w:pPr>
              <w:jc w:val="both"/>
              <w:rPr>
                <w:rFonts w:ascii="Times New Roman" w:hAnsi="Times New Roman" w:cs="Times New Roman"/>
                <w:sz w:val="20"/>
                <w:szCs w:val="20"/>
              </w:rPr>
            </w:pPr>
          </w:p>
        </w:tc>
        <w:tc>
          <w:tcPr>
            <w:tcW w:w="0" w:type="auto"/>
            <w:vAlign w:val="center"/>
          </w:tcPr>
          <w:p w14:paraId="47ADE6C8"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Yes</w:t>
            </w:r>
          </w:p>
          <w:p w14:paraId="757B6297"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N (%)</w:t>
            </w:r>
          </w:p>
        </w:tc>
        <w:tc>
          <w:tcPr>
            <w:tcW w:w="0" w:type="auto"/>
            <w:vAlign w:val="center"/>
          </w:tcPr>
          <w:p w14:paraId="19823631"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No</w:t>
            </w:r>
          </w:p>
          <w:p w14:paraId="3365A8AE"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w:t>
            </w:r>
          </w:p>
        </w:tc>
        <w:tc>
          <w:tcPr>
            <w:tcW w:w="0" w:type="auto"/>
            <w:vAlign w:val="center"/>
          </w:tcPr>
          <w:p w14:paraId="5E04DB7F"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Yes</w:t>
            </w:r>
          </w:p>
          <w:p w14:paraId="7B65917E"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N (%)</w:t>
            </w:r>
          </w:p>
        </w:tc>
        <w:tc>
          <w:tcPr>
            <w:tcW w:w="0" w:type="auto"/>
            <w:vAlign w:val="center"/>
          </w:tcPr>
          <w:p w14:paraId="028B805E"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No</w:t>
            </w:r>
          </w:p>
          <w:p w14:paraId="3CC857B6"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w:t>
            </w:r>
          </w:p>
        </w:tc>
        <w:tc>
          <w:tcPr>
            <w:tcW w:w="0" w:type="auto"/>
            <w:vAlign w:val="center"/>
          </w:tcPr>
          <w:p w14:paraId="6CD9B87C"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Yes</w:t>
            </w:r>
          </w:p>
          <w:p w14:paraId="778755F2"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N (%)</w:t>
            </w:r>
          </w:p>
        </w:tc>
        <w:tc>
          <w:tcPr>
            <w:tcW w:w="0" w:type="auto"/>
            <w:vAlign w:val="center"/>
          </w:tcPr>
          <w:p w14:paraId="1DF90A25"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No</w:t>
            </w:r>
          </w:p>
          <w:p w14:paraId="7606F033"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w:t>
            </w:r>
          </w:p>
        </w:tc>
      </w:tr>
      <w:tr w:rsidR="00182FA3" w:rsidRPr="00F820E4" w14:paraId="50E35269" w14:textId="77777777" w:rsidTr="00257613">
        <w:trPr>
          <w:jc w:val="center"/>
        </w:trPr>
        <w:tc>
          <w:tcPr>
            <w:tcW w:w="0" w:type="auto"/>
            <w:vAlign w:val="center"/>
          </w:tcPr>
          <w:p w14:paraId="5BBA063B" w14:textId="77777777" w:rsidR="00182FA3" w:rsidRPr="00F820E4" w:rsidRDefault="00182FA3" w:rsidP="00F820E4">
            <w:pPr>
              <w:jc w:val="both"/>
              <w:rPr>
                <w:rFonts w:ascii="Times New Roman" w:hAnsi="Times New Roman" w:cs="Times New Roman"/>
                <w:b/>
                <w:sz w:val="20"/>
                <w:szCs w:val="20"/>
              </w:rPr>
            </w:pPr>
            <w:r w:rsidRPr="00F820E4">
              <w:rPr>
                <w:rFonts w:ascii="Times New Roman" w:hAnsi="Times New Roman" w:cs="Times New Roman"/>
                <w:b/>
                <w:sz w:val="20"/>
                <w:szCs w:val="20"/>
              </w:rPr>
              <w:t>Percentage who know transmission can be prevented by:</w:t>
            </w:r>
          </w:p>
        </w:tc>
        <w:tc>
          <w:tcPr>
            <w:tcW w:w="0" w:type="auto"/>
            <w:vAlign w:val="center"/>
          </w:tcPr>
          <w:p w14:paraId="0A8DE14D" w14:textId="77777777" w:rsidR="00182FA3" w:rsidRPr="00F820E4" w:rsidRDefault="00182FA3" w:rsidP="00F820E4">
            <w:pPr>
              <w:jc w:val="both"/>
              <w:rPr>
                <w:rFonts w:ascii="Times New Roman" w:hAnsi="Times New Roman" w:cs="Times New Roman"/>
                <w:sz w:val="20"/>
                <w:szCs w:val="20"/>
              </w:rPr>
            </w:pPr>
          </w:p>
        </w:tc>
        <w:tc>
          <w:tcPr>
            <w:tcW w:w="0" w:type="auto"/>
            <w:vAlign w:val="center"/>
          </w:tcPr>
          <w:p w14:paraId="0009059E" w14:textId="77777777" w:rsidR="00182FA3" w:rsidRPr="00F820E4" w:rsidRDefault="00182FA3" w:rsidP="00F820E4">
            <w:pPr>
              <w:jc w:val="both"/>
              <w:rPr>
                <w:rFonts w:ascii="Times New Roman" w:hAnsi="Times New Roman" w:cs="Times New Roman"/>
                <w:sz w:val="20"/>
                <w:szCs w:val="20"/>
              </w:rPr>
            </w:pPr>
          </w:p>
        </w:tc>
        <w:tc>
          <w:tcPr>
            <w:tcW w:w="0" w:type="auto"/>
            <w:vAlign w:val="center"/>
          </w:tcPr>
          <w:p w14:paraId="75292C2D" w14:textId="77777777" w:rsidR="00182FA3" w:rsidRPr="00F820E4" w:rsidRDefault="00182FA3" w:rsidP="00F820E4">
            <w:pPr>
              <w:jc w:val="both"/>
              <w:rPr>
                <w:rFonts w:ascii="Times New Roman" w:hAnsi="Times New Roman" w:cs="Times New Roman"/>
                <w:sz w:val="20"/>
                <w:szCs w:val="20"/>
              </w:rPr>
            </w:pPr>
          </w:p>
        </w:tc>
        <w:tc>
          <w:tcPr>
            <w:tcW w:w="0" w:type="auto"/>
            <w:vAlign w:val="center"/>
          </w:tcPr>
          <w:p w14:paraId="4790B9E0" w14:textId="77777777" w:rsidR="00182FA3" w:rsidRPr="00F820E4" w:rsidRDefault="00182FA3" w:rsidP="00F820E4">
            <w:pPr>
              <w:jc w:val="both"/>
              <w:rPr>
                <w:rFonts w:ascii="Times New Roman" w:hAnsi="Times New Roman" w:cs="Times New Roman"/>
                <w:sz w:val="20"/>
                <w:szCs w:val="20"/>
              </w:rPr>
            </w:pPr>
          </w:p>
        </w:tc>
        <w:tc>
          <w:tcPr>
            <w:tcW w:w="0" w:type="auto"/>
            <w:vAlign w:val="center"/>
          </w:tcPr>
          <w:p w14:paraId="1637B3D9" w14:textId="77777777" w:rsidR="00182FA3" w:rsidRPr="00F820E4" w:rsidRDefault="00182FA3" w:rsidP="00F820E4">
            <w:pPr>
              <w:jc w:val="both"/>
              <w:rPr>
                <w:rFonts w:ascii="Times New Roman" w:hAnsi="Times New Roman" w:cs="Times New Roman"/>
                <w:sz w:val="20"/>
                <w:szCs w:val="20"/>
              </w:rPr>
            </w:pPr>
          </w:p>
        </w:tc>
        <w:tc>
          <w:tcPr>
            <w:tcW w:w="0" w:type="auto"/>
            <w:vAlign w:val="center"/>
          </w:tcPr>
          <w:p w14:paraId="71FB4DC4" w14:textId="77777777" w:rsidR="00182FA3" w:rsidRPr="00F820E4" w:rsidRDefault="00182FA3" w:rsidP="00F820E4">
            <w:pPr>
              <w:jc w:val="both"/>
              <w:rPr>
                <w:rFonts w:ascii="Times New Roman" w:hAnsi="Times New Roman" w:cs="Times New Roman"/>
                <w:sz w:val="20"/>
                <w:szCs w:val="20"/>
              </w:rPr>
            </w:pPr>
          </w:p>
        </w:tc>
      </w:tr>
      <w:tr w:rsidR="00182FA3" w:rsidRPr="00F820E4" w14:paraId="21CCFAEE" w14:textId="77777777" w:rsidTr="00257613">
        <w:trPr>
          <w:jc w:val="center"/>
        </w:trPr>
        <w:tc>
          <w:tcPr>
            <w:tcW w:w="0" w:type="auto"/>
            <w:vAlign w:val="center"/>
          </w:tcPr>
          <w:p w14:paraId="3BDD69E0"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Having only one faithful uninfected sex partner</w:t>
            </w:r>
          </w:p>
        </w:tc>
        <w:tc>
          <w:tcPr>
            <w:tcW w:w="0" w:type="auto"/>
            <w:vAlign w:val="center"/>
          </w:tcPr>
          <w:p w14:paraId="38338726"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25340 (75.34)</w:t>
            </w:r>
          </w:p>
        </w:tc>
        <w:tc>
          <w:tcPr>
            <w:tcW w:w="0" w:type="auto"/>
            <w:vAlign w:val="center"/>
          </w:tcPr>
          <w:p w14:paraId="2BD48F4D"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8503 (24.66)</w:t>
            </w:r>
          </w:p>
        </w:tc>
        <w:tc>
          <w:tcPr>
            <w:tcW w:w="0" w:type="auto"/>
            <w:vAlign w:val="center"/>
          </w:tcPr>
          <w:p w14:paraId="148A564A"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11640 (58.13)</w:t>
            </w:r>
          </w:p>
        </w:tc>
        <w:tc>
          <w:tcPr>
            <w:tcW w:w="0" w:type="auto"/>
            <w:vAlign w:val="center"/>
          </w:tcPr>
          <w:p w14:paraId="1A1D1C24"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9087 (41.87)</w:t>
            </w:r>
          </w:p>
        </w:tc>
        <w:tc>
          <w:tcPr>
            <w:tcW w:w="0" w:type="auto"/>
            <w:vAlign w:val="center"/>
          </w:tcPr>
          <w:p w14:paraId="69CD60F3"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9783 (32.61)</w:t>
            </w:r>
          </w:p>
        </w:tc>
        <w:tc>
          <w:tcPr>
            <w:tcW w:w="0" w:type="auto"/>
            <w:vAlign w:val="center"/>
          </w:tcPr>
          <w:p w14:paraId="070D3C3F"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19941 (67.39)</w:t>
            </w:r>
          </w:p>
        </w:tc>
      </w:tr>
      <w:tr w:rsidR="00182FA3" w:rsidRPr="00F820E4" w14:paraId="593BF868" w14:textId="77777777" w:rsidTr="00257613">
        <w:trPr>
          <w:jc w:val="center"/>
        </w:trPr>
        <w:tc>
          <w:tcPr>
            <w:tcW w:w="0" w:type="auto"/>
            <w:vAlign w:val="center"/>
          </w:tcPr>
          <w:p w14:paraId="4FC33F39"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Using a condom every time</w:t>
            </w:r>
          </w:p>
        </w:tc>
        <w:tc>
          <w:tcPr>
            <w:tcW w:w="0" w:type="auto"/>
            <w:vAlign w:val="center"/>
          </w:tcPr>
          <w:p w14:paraId="105D417B"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22226 (65.89)</w:t>
            </w:r>
          </w:p>
        </w:tc>
        <w:tc>
          <w:tcPr>
            <w:tcW w:w="0" w:type="auto"/>
            <w:vAlign w:val="center"/>
          </w:tcPr>
          <w:p w14:paraId="64A5C201"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11617 (34.11)</w:t>
            </w:r>
          </w:p>
        </w:tc>
        <w:tc>
          <w:tcPr>
            <w:tcW w:w="0" w:type="auto"/>
            <w:vAlign w:val="center"/>
          </w:tcPr>
          <w:p w14:paraId="461094A7"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10617 (52.31)</w:t>
            </w:r>
          </w:p>
        </w:tc>
        <w:tc>
          <w:tcPr>
            <w:tcW w:w="0" w:type="auto"/>
            <w:vAlign w:val="center"/>
          </w:tcPr>
          <w:p w14:paraId="0523A0EA"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10110 (47.69)</w:t>
            </w:r>
          </w:p>
        </w:tc>
        <w:tc>
          <w:tcPr>
            <w:tcW w:w="0" w:type="auto"/>
            <w:vAlign w:val="center"/>
          </w:tcPr>
          <w:p w14:paraId="42E0E71B"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18277 (62.42)</w:t>
            </w:r>
          </w:p>
        </w:tc>
        <w:tc>
          <w:tcPr>
            <w:tcW w:w="0" w:type="auto"/>
            <w:vAlign w:val="center"/>
          </w:tcPr>
          <w:p w14:paraId="490ED631"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11447 (37.58)</w:t>
            </w:r>
          </w:p>
        </w:tc>
      </w:tr>
      <w:tr w:rsidR="00182FA3" w:rsidRPr="00F820E4" w14:paraId="7E3466B8" w14:textId="77777777" w:rsidTr="00257613">
        <w:trPr>
          <w:jc w:val="center"/>
        </w:trPr>
        <w:tc>
          <w:tcPr>
            <w:tcW w:w="0" w:type="auto"/>
            <w:vAlign w:val="center"/>
          </w:tcPr>
          <w:p w14:paraId="6CB5891E"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A healthy-looking person can be infected</w:t>
            </w:r>
          </w:p>
        </w:tc>
        <w:tc>
          <w:tcPr>
            <w:tcW w:w="0" w:type="auto"/>
            <w:vAlign w:val="center"/>
          </w:tcPr>
          <w:p w14:paraId="0B5A2DDA"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25850 (75.85)</w:t>
            </w:r>
          </w:p>
        </w:tc>
        <w:tc>
          <w:tcPr>
            <w:tcW w:w="0" w:type="auto"/>
            <w:vAlign w:val="center"/>
          </w:tcPr>
          <w:p w14:paraId="1D9DB1AE"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7993 (24.15)</w:t>
            </w:r>
          </w:p>
        </w:tc>
        <w:tc>
          <w:tcPr>
            <w:tcW w:w="0" w:type="auto"/>
            <w:vAlign w:val="center"/>
          </w:tcPr>
          <w:p w14:paraId="45B61D81"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11668 (56.15)</w:t>
            </w:r>
          </w:p>
        </w:tc>
        <w:tc>
          <w:tcPr>
            <w:tcW w:w="0" w:type="auto"/>
            <w:vAlign w:val="center"/>
          </w:tcPr>
          <w:p w14:paraId="7696A7AA"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9059 (43.85)</w:t>
            </w:r>
          </w:p>
        </w:tc>
        <w:tc>
          <w:tcPr>
            <w:tcW w:w="0" w:type="auto"/>
            <w:vAlign w:val="center"/>
          </w:tcPr>
          <w:p w14:paraId="0CAB21BE"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17212 (58.30)</w:t>
            </w:r>
          </w:p>
        </w:tc>
        <w:tc>
          <w:tcPr>
            <w:tcW w:w="0" w:type="auto"/>
            <w:vAlign w:val="center"/>
          </w:tcPr>
          <w:p w14:paraId="1C3A289A"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12512 (41.70)</w:t>
            </w:r>
          </w:p>
        </w:tc>
      </w:tr>
      <w:tr w:rsidR="00182FA3" w:rsidRPr="00F820E4" w14:paraId="10FF7648" w14:textId="77777777" w:rsidTr="00257613">
        <w:trPr>
          <w:jc w:val="center"/>
        </w:trPr>
        <w:tc>
          <w:tcPr>
            <w:tcW w:w="0" w:type="auto"/>
            <w:vAlign w:val="center"/>
          </w:tcPr>
          <w:p w14:paraId="3B55ABB0" w14:textId="77777777" w:rsidR="00182FA3" w:rsidRPr="00F820E4" w:rsidRDefault="00182FA3" w:rsidP="00F820E4">
            <w:pPr>
              <w:jc w:val="both"/>
              <w:rPr>
                <w:rFonts w:ascii="Times New Roman" w:hAnsi="Times New Roman" w:cs="Times New Roman"/>
                <w:b/>
                <w:sz w:val="20"/>
                <w:szCs w:val="20"/>
              </w:rPr>
            </w:pPr>
            <w:r w:rsidRPr="00F820E4">
              <w:rPr>
                <w:rFonts w:ascii="Times New Roman" w:hAnsi="Times New Roman" w:cs="Times New Roman"/>
                <w:b/>
                <w:sz w:val="20"/>
                <w:szCs w:val="20"/>
              </w:rPr>
              <w:t>Percentage who know that HIV cannot be transmitted by:</w:t>
            </w:r>
          </w:p>
        </w:tc>
        <w:tc>
          <w:tcPr>
            <w:tcW w:w="0" w:type="auto"/>
            <w:vAlign w:val="center"/>
          </w:tcPr>
          <w:p w14:paraId="60A848BD" w14:textId="77777777" w:rsidR="00182FA3" w:rsidRPr="00F820E4" w:rsidRDefault="00182FA3" w:rsidP="00F820E4">
            <w:pPr>
              <w:jc w:val="both"/>
              <w:rPr>
                <w:rFonts w:ascii="Times New Roman" w:hAnsi="Times New Roman" w:cs="Times New Roman"/>
                <w:sz w:val="20"/>
                <w:szCs w:val="20"/>
              </w:rPr>
            </w:pPr>
          </w:p>
        </w:tc>
        <w:tc>
          <w:tcPr>
            <w:tcW w:w="0" w:type="auto"/>
            <w:vAlign w:val="center"/>
          </w:tcPr>
          <w:p w14:paraId="32FB77A4" w14:textId="77777777" w:rsidR="00182FA3" w:rsidRPr="00F820E4" w:rsidRDefault="00182FA3" w:rsidP="00F820E4">
            <w:pPr>
              <w:jc w:val="both"/>
              <w:rPr>
                <w:rFonts w:ascii="Times New Roman" w:hAnsi="Times New Roman" w:cs="Times New Roman"/>
                <w:sz w:val="20"/>
                <w:szCs w:val="20"/>
              </w:rPr>
            </w:pPr>
          </w:p>
        </w:tc>
        <w:tc>
          <w:tcPr>
            <w:tcW w:w="0" w:type="auto"/>
            <w:vAlign w:val="center"/>
          </w:tcPr>
          <w:p w14:paraId="7429A784" w14:textId="77777777" w:rsidR="00182FA3" w:rsidRPr="00F820E4" w:rsidRDefault="00182FA3" w:rsidP="00F820E4">
            <w:pPr>
              <w:jc w:val="both"/>
              <w:rPr>
                <w:rFonts w:ascii="Times New Roman" w:hAnsi="Times New Roman" w:cs="Times New Roman"/>
                <w:sz w:val="20"/>
                <w:szCs w:val="20"/>
              </w:rPr>
            </w:pPr>
          </w:p>
        </w:tc>
        <w:tc>
          <w:tcPr>
            <w:tcW w:w="0" w:type="auto"/>
            <w:vAlign w:val="center"/>
          </w:tcPr>
          <w:p w14:paraId="7D0C6417" w14:textId="77777777" w:rsidR="00182FA3" w:rsidRPr="00F820E4" w:rsidRDefault="00182FA3" w:rsidP="00F820E4">
            <w:pPr>
              <w:jc w:val="both"/>
              <w:rPr>
                <w:rFonts w:ascii="Times New Roman" w:hAnsi="Times New Roman" w:cs="Times New Roman"/>
                <w:sz w:val="20"/>
                <w:szCs w:val="20"/>
              </w:rPr>
            </w:pPr>
          </w:p>
        </w:tc>
        <w:tc>
          <w:tcPr>
            <w:tcW w:w="0" w:type="auto"/>
            <w:vAlign w:val="center"/>
          </w:tcPr>
          <w:p w14:paraId="5F68D159" w14:textId="77777777" w:rsidR="00182FA3" w:rsidRPr="00F820E4" w:rsidRDefault="00182FA3" w:rsidP="00F820E4">
            <w:pPr>
              <w:jc w:val="both"/>
              <w:rPr>
                <w:rFonts w:ascii="Times New Roman" w:hAnsi="Times New Roman" w:cs="Times New Roman"/>
                <w:sz w:val="20"/>
                <w:szCs w:val="20"/>
              </w:rPr>
            </w:pPr>
          </w:p>
        </w:tc>
        <w:tc>
          <w:tcPr>
            <w:tcW w:w="0" w:type="auto"/>
            <w:vAlign w:val="center"/>
          </w:tcPr>
          <w:p w14:paraId="53341B12" w14:textId="77777777" w:rsidR="00182FA3" w:rsidRPr="00F820E4" w:rsidRDefault="00182FA3" w:rsidP="00F820E4">
            <w:pPr>
              <w:jc w:val="both"/>
              <w:rPr>
                <w:rFonts w:ascii="Times New Roman" w:hAnsi="Times New Roman" w:cs="Times New Roman"/>
                <w:sz w:val="20"/>
                <w:szCs w:val="20"/>
              </w:rPr>
            </w:pPr>
          </w:p>
        </w:tc>
      </w:tr>
      <w:tr w:rsidR="00182FA3" w:rsidRPr="00F820E4" w14:paraId="485D2D38" w14:textId="77777777" w:rsidTr="00257613">
        <w:trPr>
          <w:jc w:val="center"/>
        </w:trPr>
        <w:tc>
          <w:tcPr>
            <w:tcW w:w="0" w:type="auto"/>
            <w:vAlign w:val="center"/>
          </w:tcPr>
          <w:p w14:paraId="33695B7C"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HIV cannot be transmitted by sharing food</w:t>
            </w:r>
          </w:p>
        </w:tc>
        <w:tc>
          <w:tcPr>
            <w:tcW w:w="0" w:type="auto"/>
            <w:vAlign w:val="center"/>
          </w:tcPr>
          <w:p w14:paraId="6BE767C8"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16926 (49.43)</w:t>
            </w:r>
          </w:p>
        </w:tc>
        <w:tc>
          <w:tcPr>
            <w:tcW w:w="0" w:type="auto"/>
            <w:vAlign w:val="center"/>
          </w:tcPr>
          <w:p w14:paraId="2785454A"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16917 (50.57)</w:t>
            </w:r>
          </w:p>
        </w:tc>
        <w:tc>
          <w:tcPr>
            <w:tcW w:w="0" w:type="auto"/>
            <w:vAlign w:val="center"/>
          </w:tcPr>
          <w:p w14:paraId="3EBFF56F"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10409 (52.14)</w:t>
            </w:r>
          </w:p>
        </w:tc>
        <w:tc>
          <w:tcPr>
            <w:tcW w:w="0" w:type="auto"/>
            <w:vAlign w:val="center"/>
          </w:tcPr>
          <w:p w14:paraId="65377D16"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10318 (47.86)</w:t>
            </w:r>
          </w:p>
        </w:tc>
        <w:tc>
          <w:tcPr>
            <w:tcW w:w="0" w:type="auto"/>
            <w:vAlign w:val="center"/>
          </w:tcPr>
          <w:p w14:paraId="1CC6A610"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24258 (82.46)</w:t>
            </w:r>
          </w:p>
        </w:tc>
        <w:tc>
          <w:tcPr>
            <w:tcW w:w="0" w:type="auto"/>
            <w:vAlign w:val="center"/>
          </w:tcPr>
          <w:p w14:paraId="0BDD6AF7"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5466 (17.54)</w:t>
            </w:r>
          </w:p>
        </w:tc>
      </w:tr>
      <w:tr w:rsidR="00182FA3" w:rsidRPr="00F820E4" w14:paraId="2D4DD71C" w14:textId="77777777" w:rsidTr="00257613">
        <w:trPr>
          <w:jc w:val="center"/>
        </w:trPr>
        <w:tc>
          <w:tcPr>
            <w:tcW w:w="0" w:type="auto"/>
            <w:vAlign w:val="center"/>
          </w:tcPr>
          <w:p w14:paraId="399C8C9E"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HIV cannot be transmitted by mosquito bites</w:t>
            </w:r>
          </w:p>
        </w:tc>
        <w:tc>
          <w:tcPr>
            <w:tcW w:w="0" w:type="auto"/>
            <w:vAlign w:val="center"/>
          </w:tcPr>
          <w:p w14:paraId="45CB69FB"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14667 (43.60)</w:t>
            </w:r>
          </w:p>
        </w:tc>
        <w:tc>
          <w:tcPr>
            <w:tcW w:w="0" w:type="auto"/>
            <w:vAlign w:val="center"/>
          </w:tcPr>
          <w:p w14:paraId="27ADA132"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19176 (56.40)</w:t>
            </w:r>
          </w:p>
        </w:tc>
        <w:tc>
          <w:tcPr>
            <w:tcW w:w="0" w:type="auto"/>
            <w:vAlign w:val="center"/>
          </w:tcPr>
          <w:p w14:paraId="4B0DBAED"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8638 (42.99)</w:t>
            </w:r>
          </w:p>
        </w:tc>
        <w:tc>
          <w:tcPr>
            <w:tcW w:w="0" w:type="auto"/>
            <w:vAlign w:val="center"/>
          </w:tcPr>
          <w:p w14:paraId="68C9060A"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12091 (57.01)</w:t>
            </w:r>
          </w:p>
        </w:tc>
        <w:tc>
          <w:tcPr>
            <w:tcW w:w="0" w:type="auto"/>
            <w:vAlign w:val="center"/>
          </w:tcPr>
          <w:p w14:paraId="02F995B6"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13609 (53.02)</w:t>
            </w:r>
          </w:p>
        </w:tc>
        <w:tc>
          <w:tcPr>
            <w:tcW w:w="0" w:type="auto"/>
            <w:vAlign w:val="center"/>
          </w:tcPr>
          <w:p w14:paraId="3BF1260F"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16115 (46.98)</w:t>
            </w:r>
          </w:p>
        </w:tc>
      </w:tr>
      <w:tr w:rsidR="00182FA3" w:rsidRPr="00F820E4" w14:paraId="7B542519" w14:textId="77777777" w:rsidTr="00257613">
        <w:trPr>
          <w:jc w:val="center"/>
        </w:trPr>
        <w:tc>
          <w:tcPr>
            <w:tcW w:w="0" w:type="auto"/>
            <w:vAlign w:val="center"/>
          </w:tcPr>
          <w:p w14:paraId="1E42067F"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HIV cannot be transmitted by supernatural means</w:t>
            </w:r>
          </w:p>
        </w:tc>
        <w:tc>
          <w:tcPr>
            <w:tcW w:w="0" w:type="auto"/>
            <w:vAlign w:val="center"/>
          </w:tcPr>
          <w:p w14:paraId="65FFE7E3"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24223 (71.97)</w:t>
            </w:r>
          </w:p>
        </w:tc>
        <w:tc>
          <w:tcPr>
            <w:tcW w:w="0" w:type="auto"/>
            <w:vAlign w:val="center"/>
          </w:tcPr>
          <w:p w14:paraId="256FE0AF"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9620 (28.03)</w:t>
            </w:r>
          </w:p>
        </w:tc>
        <w:tc>
          <w:tcPr>
            <w:tcW w:w="0" w:type="auto"/>
            <w:vAlign w:val="center"/>
          </w:tcPr>
          <w:p w14:paraId="500B5EA8"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14440 (70.80)</w:t>
            </w:r>
          </w:p>
        </w:tc>
        <w:tc>
          <w:tcPr>
            <w:tcW w:w="0" w:type="auto"/>
            <w:vAlign w:val="center"/>
          </w:tcPr>
          <w:p w14:paraId="5F3B3F00"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6287 (29.20)</w:t>
            </w:r>
          </w:p>
        </w:tc>
        <w:tc>
          <w:tcPr>
            <w:tcW w:w="0" w:type="auto"/>
            <w:vAlign w:val="center"/>
          </w:tcPr>
          <w:p w14:paraId="7EECD962"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14903 (50.84)</w:t>
            </w:r>
          </w:p>
        </w:tc>
        <w:tc>
          <w:tcPr>
            <w:tcW w:w="0" w:type="auto"/>
            <w:vAlign w:val="center"/>
          </w:tcPr>
          <w:p w14:paraId="5F5C8481"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14821 (49.16)</w:t>
            </w:r>
          </w:p>
        </w:tc>
      </w:tr>
      <w:tr w:rsidR="00182FA3" w:rsidRPr="00F820E4" w14:paraId="586B1A4C" w14:textId="77777777" w:rsidTr="00257613">
        <w:trPr>
          <w:jc w:val="center"/>
        </w:trPr>
        <w:tc>
          <w:tcPr>
            <w:tcW w:w="0" w:type="auto"/>
            <w:vAlign w:val="center"/>
          </w:tcPr>
          <w:p w14:paraId="662020EC"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HIV can be transmitted by sharing needles</w:t>
            </w:r>
          </w:p>
        </w:tc>
        <w:tc>
          <w:tcPr>
            <w:tcW w:w="0" w:type="auto"/>
            <w:vAlign w:val="center"/>
          </w:tcPr>
          <w:p w14:paraId="799BECDA"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30994 (91.50)</w:t>
            </w:r>
          </w:p>
        </w:tc>
        <w:tc>
          <w:tcPr>
            <w:tcW w:w="0" w:type="auto"/>
            <w:vAlign w:val="center"/>
          </w:tcPr>
          <w:p w14:paraId="6DDA4F58" w14:textId="77777777" w:rsidR="00182FA3" w:rsidRPr="00F820E4" w:rsidRDefault="00182FA3" w:rsidP="00F820E4">
            <w:pPr>
              <w:jc w:val="both"/>
              <w:rPr>
                <w:rFonts w:ascii="Times New Roman" w:hAnsi="Times New Roman" w:cs="Times New Roman"/>
                <w:sz w:val="20"/>
                <w:szCs w:val="20"/>
                <w:lang w:val="en-US"/>
              </w:rPr>
            </w:pPr>
            <w:r w:rsidRPr="00F820E4">
              <w:rPr>
                <w:rFonts w:ascii="Times New Roman" w:hAnsi="Times New Roman" w:cs="Times New Roman"/>
                <w:sz w:val="20"/>
                <w:szCs w:val="20"/>
              </w:rPr>
              <w:t>2849 (8.50)</w:t>
            </w:r>
          </w:p>
        </w:tc>
        <w:tc>
          <w:tcPr>
            <w:tcW w:w="0" w:type="auto"/>
            <w:vAlign w:val="center"/>
          </w:tcPr>
          <w:p w14:paraId="6B22CF63"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w:t>
            </w:r>
          </w:p>
        </w:tc>
        <w:tc>
          <w:tcPr>
            <w:tcW w:w="0" w:type="auto"/>
            <w:vAlign w:val="center"/>
          </w:tcPr>
          <w:p w14:paraId="317B02E0"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w:t>
            </w:r>
          </w:p>
        </w:tc>
        <w:tc>
          <w:tcPr>
            <w:tcW w:w="0" w:type="auto"/>
            <w:vAlign w:val="center"/>
          </w:tcPr>
          <w:p w14:paraId="572A133B" w14:textId="77777777" w:rsidR="00182FA3" w:rsidRPr="00F820E4" w:rsidRDefault="00182FA3" w:rsidP="00F820E4">
            <w:pPr>
              <w:jc w:val="both"/>
              <w:rPr>
                <w:rFonts w:ascii="Times New Roman" w:hAnsi="Times New Roman" w:cs="Times New Roman"/>
                <w:sz w:val="20"/>
                <w:szCs w:val="20"/>
              </w:rPr>
            </w:pPr>
          </w:p>
        </w:tc>
        <w:tc>
          <w:tcPr>
            <w:tcW w:w="0" w:type="auto"/>
            <w:vAlign w:val="center"/>
          </w:tcPr>
          <w:p w14:paraId="04309FB2" w14:textId="77777777" w:rsidR="00182FA3" w:rsidRPr="00F820E4" w:rsidRDefault="00182FA3" w:rsidP="00F820E4">
            <w:pPr>
              <w:jc w:val="both"/>
              <w:rPr>
                <w:rFonts w:ascii="Times New Roman" w:hAnsi="Times New Roman" w:cs="Times New Roman"/>
                <w:sz w:val="20"/>
                <w:szCs w:val="20"/>
              </w:rPr>
            </w:pPr>
          </w:p>
        </w:tc>
      </w:tr>
      <w:tr w:rsidR="00182FA3" w:rsidRPr="00F820E4" w14:paraId="550600A8" w14:textId="77777777" w:rsidTr="00257613">
        <w:trPr>
          <w:jc w:val="center"/>
        </w:trPr>
        <w:tc>
          <w:tcPr>
            <w:tcW w:w="0" w:type="auto"/>
            <w:vAlign w:val="center"/>
          </w:tcPr>
          <w:p w14:paraId="1FDCBD03" w14:textId="77777777" w:rsidR="00182FA3" w:rsidRPr="00F820E4" w:rsidRDefault="00182FA3" w:rsidP="00F820E4">
            <w:pPr>
              <w:jc w:val="both"/>
              <w:rPr>
                <w:rFonts w:ascii="Times New Roman" w:hAnsi="Times New Roman" w:cs="Times New Roman"/>
                <w:b/>
                <w:sz w:val="20"/>
                <w:szCs w:val="20"/>
              </w:rPr>
            </w:pPr>
            <w:r w:rsidRPr="00F820E4">
              <w:rPr>
                <w:rFonts w:ascii="Times New Roman" w:hAnsi="Times New Roman" w:cs="Times New Roman"/>
                <w:b/>
                <w:sz w:val="20"/>
                <w:szCs w:val="20"/>
              </w:rPr>
              <w:t>Percentage of women who know HIV can be transmitted from mother to child:</w:t>
            </w:r>
          </w:p>
        </w:tc>
        <w:tc>
          <w:tcPr>
            <w:tcW w:w="0" w:type="auto"/>
            <w:vAlign w:val="center"/>
          </w:tcPr>
          <w:p w14:paraId="724BE90A" w14:textId="77777777" w:rsidR="00182FA3" w:rsidRPr="00F820E4" w:rsidRDefault="00182FA3" w:rsidP="00F820E4">
            <w:pPr>
              <w:jc w:val="both"/>
              <w:rPr>
                <w:rFonts w:ascii="Times New Roman" w:hAnsi="Times New Roman" w:cs="Times New Roman"/>
                <w:sz w:val="20"/>
                <w:szCs w:val="20"/>
              </w:rPr>
            </w:pPr>
          </w:p>
        </w:tc>
        <w:tc>
          <w:tcPr>
            <w:tcW w:w="0" w:type="auto"/>
            <w:vAlign w:val="center"/>
          </w:tcPr>
          <w:p w14:paraId="65381360" w14:textId="77777777" w:rsidR="00182FA3" w:rsidRPr="00F820E4" w:rsidRDefault="00182FA3" w:rsidP="00F820E4">
            <w:pPr>
              <w:jc w:val="both"/>
              <w:rPr>
                <w:rFonts w:ascii="Times New Roman" w:hAnsi="Times New Roman" w:cs="Times New Roman"/>
                <w:sz w:val="20"/>
                <w:szCs w:val="20"/>
              </w:rPr>
            </w:pPr>
          </w:p>
        </w:tc>
        <w:tc>
          <w:tcPr>
            <w:tcW w:w="0" w:type="auto"/>
            <w:vAlign w:val="center"/>
          </w:tcPr>
          <w:p w14:paraId="334C35B3" w14:textId="77777777" w:rsidR="00182FA3" w:rsidRPr="00F820E4" w:rsidRDefault="00182FA3" w:rsidP="00F820E4">
            <w:pPr>
              <w:jc w:val="both"/>
              <w:rPr>
                <w:rFonts w:ascii="Times New Roman" w:hAnsi="Times New Roman" w:cs="Times New Roman"/>
                <w:sz w:val="20"/>
                <w:szCs w:val="20"/>
              </w:rPr>
            </w:pPr>
          </w:p>
        </w:tc>
        <w:tc>
          <w:tcPr>
            <w:tcW w:w="0" w:type="auto"/>
            <w:vAlign w:val="center"/>
          </w:tcPr>
          <w:p w14:paraId="0DB4D61E" w14:textId="77777777" w:rsidR="00182FA3" w:rsidRPr="00F820E4" w:rsidRDefault="00182FA3" w:rsidP="00F820E4">
            <w:pPr>
              <w:jc w:val="both"/>
              <w:rPr>
                <w:rFonts w:ascii="Times New Roman" w:hAnsi="Times New Roman" w:cs="Times New Roman"/>
                <w:sz w:val="20"/>
                <w:szCs w:val="20"/>
              </w:rPr>
            </w:pPr>
          </w:p>
        </w:tc>
        <w:tc>
          <w:tcPr>
            <w:tcW w:w="0" w:type="auto"/>
            <w:vAlign w:val="center"/>
          </w:tcPr>
          <w:p w14:paraId="6D86F850" w14:textId="77777777" w:rsidR="00182FA3" w:rsidRPr="00F820E4" w:rsidRDefault="00182FA3" w:rsidP="00F820E4">
            <w:pPr>
              <w:jc w:val="both"/>
              <w:rPr>
                <w:rFonts w:ascii="Times New Roman" w:hAnsi="Times New Roman" w:cs="Times New Roman"/>
                <w:sz w:val="20"/>
                <w:szCs w:val="20"/>
              </w:rPr>
            </w:pPr>
          </w:p>
        </w:tc>
        <w:tc>
          <w:tcPr>
            <w:tcW w:w="0" w:type="auto"/>
            <w:vAlign w:val="center"/>
          </w:tcPr>
          <w:p w14:paraId="6DF116D6" w14:textId="77777777" w:rsidR="00182FA3" w:rsidRPr="00F820E4" w:rsidRDefault="00182FA3" w:rsidP="00F820E4">
            <w:pPr>
              <w:jc w:val="both"/>
              <w:rPr>
                <w:rFonts w:ascii="Times New Roman" w:hAnsi="Times New Roman" w:cs="Times New Roman"/>
                <w:sz w:val="20"/>
                <w:szCs w:val="20"/>
              </w:rPr>
            </w:pPr>
          </w:p>
        </w:tc>
      </w:tr>
      <w:tr w:rsidR="00182FA3" w:rsidRPr="00F820E4" w14:paraId="3E7989C9" w14:textId="77777777" w:rsidTr="00257613">
        <w:trPr>
          <w:jc w:val="center"/>
        </w:trPr>
        <w:tc>
          <w:tcPr>
            <w:tcW w:w="0" w:type="auto"/>
            <w:vAlign w:val="center"/>
          </w:tcPr>
          <w:p w14:paraId="6254230B"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HIV transmitted during pregnancy</w:t>
            </w:r>
          </w:p>
        </w:tc>
        <w:tc>
          <w:tcPr>
            <w:tcW w:w="0" w:type="auto"/>
            <w:vAlign w:val="center"/>
          </w:tcPr>
          <w:p w14:paraId="50D13A0E"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30373 (89.71)</w:t>
            </w:r>
          </w:p>
        </w:tc>
        <w:tc>
          <w:tcPr>
            <w:tcW w:w="0" w:type="auto"/>
            <w:vAlign w:val="center"/>
          </w:tcPr>
          <w:p w14:paraId="05AD1BDB"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3470 (10.29)</w:t>
            </w:r>
          </w:p>
        </w:tc>
        <w:tc>
          <w:tcPr>
            <w:tcW w:w="0" w:type="auto"/>
            <w:vAlign w:val="center"/>
          </w:tcPr>
          <w:p w14:paraId="5D126232"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15078 (71.92)</w:t>
            </w:r>
          </w:p>
        </w:tc>
        <w:tc>
          <w:tcPr>
            <w:tcW w:w="0" w:type="auto"/>
            <w:vAlign w:val="center"/>
          </w:tcPr>
          <w:p w14:paraId="254DF680"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5649 (28.08)</w:t>
            </w:r>
          </w:p>
        </w:tc>
        <w:tc>
          <w:tcPr>
            <w:tcW w:w="0" w:type="auto"/>
            <w:vAlign w:val="center"/>
          </w:tcPr>
          <w:p w14:paraId="3AF65A47"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21827 (72.57)</w:t>
            </w:r>
          </w:p>
        </w:tc>
        <w:tc>
          <w:tcPr>
            <w:tcW w:w="0" w:type="auto"/>
            <w:vAlign w:val="center"/>
          </w:tcPr>
          <w:p w14:paraId="17F21E1A"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7897 (27.43)</w:t>
            </w:r>
          </w:p>
        </w:tc>
      </w:tr>
      <w:tr w:rsidR="00182FA3" w:rsidRPr="00F820E4" w14:paraId="3C34DF88" w14:textId="77777777" w:rsidTr="00257613">
        <w:trPr>
          <w:jc w:val="center"/>
        </w:trPr>
        <w:tc>
          <w:tcPr>
            <w:tcW w:w="0" w:type="auto"/>
            <w:vAlign w:val="center"/>
          </w:tcPr>
          <w:p w14:paraId="57A7C2A7"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HIV transmitted during delivery</w:t>
            </w:r>
          </w:p>
        </w:tc>
        <w:tc>
          <w:tcPr>
            <w:tcW w:w="0" w:type="auto"/>
            <w:vAlign w:val="center"/>
          </w:tcPr>
          <w:p w14:paraId="59E36A51"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26055 (76.73)</w:t>
            </w:r>
          </w:p>
        </w:tc>
        <w:tc>
          <w:tcPr>
            <w:tcW w:w="0" w:type="auto"/>
            <w:vAlign w:val="center"/>
          </w:tcPr>
          <w:p w14:paraId="0472839D"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7788 (23.27)</w:t>
            </w:r>
          </w:p>
        </w:tc>
        <w:tc>
          <w:tcPr>
            <w:tcW w:w="0" w:type="auto"/>
            <w:vAlign w:val="center"/>
          </w:tcPr>
          <w:p w14:paraId="382FDDE0"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9546 (42.26)</w:t>
            </w:r>
          </w:p>
        </w:tc>
        <w:tc>
          <w:tcPr>
            <w:tcW w:w="0" w:type="auto"/>
            <w:vAlign w:val="center"/>
          </w:tcPr>
          <w:p w14:paraId="1F5FAAED"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11181 (57.74)</w:t>
            </w:r>
          </w:p>
        </w:tc>
        <w:tc>
          <w:tcPr>
            <w:tcW w:w="0" w:type="auto"/>
            <w:vAlign w:val="center"/>
          </w:tcPr>
          <w:p w14:paraId="342D03B1"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17298 (43.05)</w:t>
            </w:r>
          </w:p>
        </w:tc>
        <w:tc>
          <w:tcPr>
            <w:tcW w:w="0" w:type="auto"/>
            <w:vAlign w:val="center"/>
          </w:tcPr>
          <w:p w14:paraId="3DF35C9E"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12426 (56.95)</w:t>
            </w:r>
          </w:p>
        </w:tc>
      </w:tr>
      <w:tr w:rsidR="00182FA3" w:rsidRPr="00F820E4" w14:paraId="645DE0B3" w14:textId="77777777" w:rsidTr="00257613">
        <w:trPr>
          <w:jc w:val="center"/>
        </w:trPr>
        <w:tc>
          <w:tcPr>
            <w:tcW w:w="0" w:type="auto"/>
            <w:vAlign w:val="center"/>
          </w:tcPr>
          <w:p w14:paraId="53703ED8"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HIV transmitted through breast milk</w:t>
            </w:r>
          </w:p>
        </w:tc>
        <w:tc>
          <w:tcPr>
            <w:tcW w:w="0" w:type="auto"/>
            <w:vAlign w:val="center"/>
          </w:tcPr>
          <w:p w14:paraId="1427C787"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30182 (89.04)</w:t>
            </w:r>
          </w:p>
        </w:tc>
        <w:tc>
          <w:tcPr>
            <w:tcW w:w="0" w:type="auto"/>
            <w:vAlign w:val="center"/>
          </w:tcPr>
          <w:p w14:paraId="551E3E77"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3661 (10.96)</w:t>
            </w:r>
          </w:p>
        </w:tc>
        <w:tc>
          <w:tcPr>
            <w:tcW w:w="0" w:type="auto"/>
            <w:vAlign w:val="center"/>
          </w:tcPr>
          <w:p w14:paraId="044F2C75"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14100 (65.83)</w:t>
            </w:r>
          </w:p>
        </w:tc>
        <w:tc>
          <w:tcPr>
            <w:tcW w:w="0" w:type="auto"/>
            <w:vAlign w:val="center"/>
          </w:tcPr>
          <w:p w14:paraId="6C693415"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6627 (34.17)</w:t>
            </w:r>
          </w:p>
        </w:tc>
        <w:tc>
          <w:tcPr>
            <w:tcW w:w="0" w:type="auto"/>
            <w:vAlign w:val="center"/>
          </w:tcPr>
          <w:p w14:paraId="1AFFF095"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22344 (75.11)</w:t>
            </w:r>
          </w:p>
        </w:tc>
        <w:tc>
          <w:tcPr>
            <w:tcW w:w="0" w:type="auto"/>
            <w:vAlign w:val="center"/>
          </w:tcPr>
          <w:p w14:paraId="67BD4DC8"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7380 (24.89)</w:t>
            </w:r>
          </w:p>
        </w:tc>
      </w:tr>
    </w:tbl>
    <w:p w14:paraId="00821437" w14:textId="77777777" w:rsidR="00182FA3" w:rsidRPr="00F820E4" w:rsidRDefault="00182FA3" w:rsidP="00F820E4">
      <w:pPr>
        <w:spacing w:after="0" w:line="240" w:lineRule="auto"/>
        <w:jc w:val="both"/>
        <w:rPr>
          <w:rFonts w:ascii="Times New Roman" w:hAnsi="Times New Roman" w:cs="Times New Roman"/>
          <w:sz w:val="20"/>
          <w:szCs w:val="20"/>
        </w:rPr>
      </w:pPr>
    </w:p>
    <w:p w14:paraId="194E25A6" w14:textId="4CA484E4" w:rsidR="00182FA3" w:rsidRPr="00F820E4" w:rsidRDefault="00182FA3" w:rsidP="00F820E4">
      <w:pPr>
        <w:spacing w:after="0" w:line="240" w:lineRule="auto"/>
        <w:jc w:val="both"/>
        <w:rPr>
          <w:rFonts w:ascii="Times New Roman" w:hAnsi="Times New Roman" w:cs="Times New Roman"/>
          <w:b/>
          <w:sz w:val="20"/>
          <w:szCs w:val="20"/>
        </w:rPr>
      </w:pPr>
      <w:r w:rsidRPr="00F820E4">
        <w:rPr>
          <w:rFonts w:ascii="Times New Roman" w:hAnsi="Times New Roman" w:cs="Times New Roman"/>
          <w:b/>
          <w:sz w:val="20"/>
          <w:szCs w:val="20"/>
        </w:rPr>
        <w:t>Table 2. HIV/AIDS knowledge and awareness score status at different levels of covariates</w:t>
      </w:r>
      <w:r w:rsidR="009005C3">
        <w:rPr>
          <w:rFonts w:ascii="Times New Roman" w:hAnsi="Times New Roman" w:cs="Times New Roman"/>
          <w:b/>
          <w:sz w:val="20"/>
          <w:szCs w:val="20"/>
        </w:rPr>
        <w:t>*</w:t>
      </w:r>
      <w:r w:rsidRPr="00F820E4">
        <w:rPr>
          <w:rFonts w:ascii="Times New Roman" w:hAnsi="Times New Roman" w:cs="Times New Roman"/>
          <w:b/>
          <w:sz w:val="20"/>
          <w:szCs w:val="20"/>
        </w:rPr>
        <w:t>.</w:t>
      </w:r>
    </w:p>
    <w:tbl>
      <w:tblPr>
        <w:tblStyle w:val="TableGrid"/>
        <w:tblW w:w="5000" w:type="pct"/>
        <w:tblLook w:val="04A0" w:firstRow="1" w:lastRow="0" w:firstColumn="1" w:lastColumn="0" w:noHBand="0" w:noVBand="1"/>
      </w:tblPr>
      <w:tblGrid>
        <w:gridCol w:w="2849"/>
        <w:gridCol w:w="1212"/>
        <w:gridCol w:w="1723"/>
        <w:gridCol w:w="779"/>
        <w:gridCol w:w="1134"/>
        <w:gridCol w:w="1209"/>
        <w:gridCol w:w="779"/>
        <w:gridCol w:w="1209"/>
        <w:gridCol w:w="1250"/>
        <w:gridCol w:w="806"/>
      </w:tblGrid>
      <w:tr w:rsidR="00182FA3" w:rsidRPr="00F820E4" w14:paraId="1B611B3E" w14:textId="77777777" w:rsidTr="00257613">
        <w:tc>
          <w:tcPr>
            <w:tcW w:w="1103" w:type="pct"/>
            <w:vAlign w:val="center"/>
          </w:tcPr>
          <w:p w14:paraId="66071676"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Covariates</w:t>
            </w:r>
          </w:p>
        </w:tc>
        <w:tc>
          <w:tcPr>
            <w:tcW w:w="1428" w:type="pct"/>
            <w:gridSpan w:val="3"/>
            <w:vAlign w:val="center"/>
          </w:tcPr>
          <w:p w14:paraId="38F5AB4F"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MICS 2006</w:t>
            </w:r>
          </w:p>
        </w:tc>
        <w:tc>
          <w:tcPr>
            <w:tcW w:w="1215" w:type="pct"/>
            <w:gridSpan w:val="3"/>
            <w:vAlign w:val="center"/>
          </w:tcPr>
          <w:p w14:paraId="43B9D036"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MICS 2012</w:t>
            </w:r>
          </w:p>
        </w:tc>
        <w:tc>
          <w:tcPr>
            <w:tcW w:w="1254" w:type="pct"/>
            <w:gridSpan w:val="3"/>
            <w:vAlign w:val="center"/>
          </w:tcPr>
          <w:p w14:paraId="4A7591A4"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MICS 2019</w:t>
            </w:r>
          </w:p>
        </w:tc>
      </w:tr>
      <w:tr w:rsidR="00257613" w:rsidRPr="00F820E4" w14:paraId="42195C07" w14:textId="77777777" w:rsidTr="00257613">
        <w:tc>
          <w:tcPr>
            <w:tcW w:w="1103" w:type="pct"/>
            <w:vAlign w:val="center"/>
          </w:tcPr>
          <w:p w14:paraId="775EEB1E" w14:textId="77777777" w:rsidR="00182FA3" w:rsidRPr="00F820E4" w:rsidRDefault="00182FA3" w:rsidP="00F820E4">
            <w:pPr>
              <w:jc w:val="both"/>
              <w:rPr>
                <w:rFonts w:ascii="Times New Roman" w:hAnsi="Times New Roman" w:cs="Times New Roman"/>
                <w:sz w:val="20"/>
                <w:szCs w:val="20"/>
              </w:rPr>
            </w:pPr>
            <w:commentRangeStart w:id="730"/>
          </w:p>
        </w:tc>
        <w:tc>
          <w:tcPr>
            <w:tcW w:w="471" w:type="pct"/>
            <w:vAlign w:val="center"/>
          </w:tcPr>
          <w:p w14:paraId="0F6ED6B0" w14:textId="77777777" w:rsidR="00182FA3" w:rsidRPr="00F820E4" w:rsidRDefault="00182FA3" w:rsidP="00F820E4">
            <w:pPr>
              <w:jc w:val="both"/>
              <w:rPr>
                <w:rFonts w:ascii="Times New Roman" w:hAnsi="Times New Roman" w:cs="Times New Roman"/>
                <w:sz w:val="20"/>
                <w:szCs w:val="20"/>
              </w:rPr>
            </w:pPr>
            <w:commentRangeStart w:id="731"/>
            <w:r w:rsidRPr="00F820E4">
              <w:rPr>
                <w:rFonts w:ascii="Times New Roman" w:hAnsi="Times New Roman" w:cs="Times New Roman"/>
                <w:sz w:val="20"/>
                <w:szCs w:val="20"/>
              </w:rPr>
              <w:t>Low Score</w:t>
            </w:r>
          </w:p>
          <w:p w14:paraId="2A2EC9EC"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N (%)</w:t>
            </w:r>
          </w:p>
        </w:tc>
        <w:tc>
          <w:tcPr>
            <w:tcW w:w="653" w:type="pct"/>
            <w:vAlign w:val="center"/>
          </w:tcPr>
          <w:p w14:paraId="60052E1C"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High Score</w:t>
            </w:r>
          </w:p>
          <w:p w14:paraId="41C6DE09"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N (%)</w:t>
            </w:r>
            <w:commentRangeEnd w:id="731"/>
            <w:r w:rsidRPr="00F820E4">
              <w:rPr>
                <w:rStyle w:val="CommentReference"/>
                <w:rFonts w:ascii="Times New Roman" w:hAnsi="Times New Roman" w:cs="Times New Roman"/>
                <w:sz w:val="20"/>
                <w:szCs w:val="20"/>
              </w:rPr>
              <w:commentReference w:id="731"/>
            </w:r>
            <w:r w:rsidR="009005C3">
              <w:rPr>
                <w:rStyle w:val="CommentReference"/>
              </w:rPr>
              <w:commentReference w:id="730"/>
            </w:r>
          </w:p>
        </w:tc>
        <w:tc>
          <w:tcPr>
            <w:tcW w:w="304" w:type="pct"/>
            <w:vAlign w:val="center"/>
          </w:tcPr>
          <w:p w14:paraId="0540CE66"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P-value</w:t>
            </w:r>
          </w:p>
        </w:tc>
        <w:tc>
          <w:tcPr>
            <w:tcW w:w="441" w:type="pct"/>
            <w:vAlign w:val="center"/>
          </w:tcPr>
          <w:p w14:paraId="223ACB57"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Low Score</w:t>
            </w:r>
          </w:p>
          <w:p w14:paraId="4497897E"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N (%)</w:t>
            </w:r>
          </w:p>
        </w:tc>
        <w:tc>
          <w:tcPr>
            <w:tcW w:w="470" w:type="pct"/>
            <w:vAlign w:val="center"/>
          </w:tcPr>
          <w:p w14:paraId="04828C28"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High Score</w:t>
            </w:r>
          </w:p>
          <w:p w14:paraId="1F4784CB"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N (%)</w:t>
            </w:r>
          </w:p>
        </w:tc>
        <w:tc>
          <w:tcPr>
            <w:tcW w:w="304" w:type="pct"/>
            <w:vAlign w:val="center"/>
          </w:tcPr>
          <w:p w14:paraId="15BE244F"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P-value</w:t>
            </w:r>
          </w:p>
        </w:tc>
        <w:tc>
          <w:tcPr>
            <w:tcW w:w="470" w:type="pct"/>
            <w:vAlign w:val="center"/>
          </w:tcPr>
          <w:p w14:paraId="3A83A5E5"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Low Score</w:t>
            </w:r>
          </w:p>
          <w:p w14:paraId="678008B2"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N (%)</w:t>
            </w:r>
          </w:p>
        </w:tc>
        <w:tc>
          <w:tcPr>
            <w:tcW w:w="470" w:type="pct"/>
            <w:vAlign w:val="center"/>
          </w:tcPr>
          <w:p w14:paraId="35DA91F2"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High Score</w:t>
            </w:r>
          </w:p>
          <w:p w14:paraId="1D1DBF5E"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N (%)</w:t>
            </w:r>
          </w:p>
        </w:tc>
        <w:tc>
          <w:tcPr>
            <w:tcW w:w="314" w:type="pct"/>
            <w:vAlign w:val="center"/>
          </w:tcPr>
          <w:p w14:paraId="19433372"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P-value</w:t>
            </w:r>
          </w:p>
        </w:tc>
      </w:tr>
      <w:commentRangeEnd w:id="730"/>
      <w:tr w:rsidR="00257613" w:rsidRPr="00F820E4" w14:paraId="01D100B5" w14:textId="77777777" w:rsidTr="00257613">
        <w:tc>
          <w:tcPr>
            <w:tcW w:w="1103" w:type="pct"/>
            <w:vAlign w:val="center"/>
          </w:tcPr>
          <w:p w14:paraId="61EC5A8C" w14:textId="77777777" w:rsidR="00182FA3" w:rsidRPr="00F820E4" w:rsidRDefault="00182FA3" w:rsidP="00F820E4">
            <w:pPr>
              <w:jc w:val="both"/>
              <w:rPr>
                <w:rFonts w:ascii="Times New Roman" w:hAnsi="Times New Roman" w:cs="Times New Roman"/>
                <w:b/>
                <w:bCs/>
                <w:color w:val="000000"/>
                <w:sz w:val="20"/>
                <w:szCs w:val="20"/>
              </w:rPr>
            </w:pPr>
            <w:r w:rsidRPr="00F820E4">
              <w:rPr>
                <w:rFonts w:ascii="Times New Roman" w:hAnsi="Times New Roman" w:cs="Times New Roman"/>
                <w:b/>
                <w:bCs/>
                <w:color w:val="000000"/>
                <w:sz w:val="20"/>
                <w:szCs w:val="20"/>
              </w:rPr>
              <w:t>Total</w:t>
            </w:r>
          </w:p>
        </w:tc>
        <w:tc>
          <w:tcPr>
            <w:tcW w:w="471" w:type="pct"/>
          </w:tcPr>
          <w:p w14:paraId="435A9D2D"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15160 (44.80)</w:t>
            </w:r>
          </w:p>
        </w:tc>
        <w:tc>
          <w:tcPr>
            <w:tcW w:w="653" w:type="pct"/>
          </w:tcPr>
          <w:p w14:paraId="064CABE8"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18683 (55.20)</w:t>
            </w:r>
          </w:p>
        </w:tc>
        <w:tc>
          <w:tcPr>
            <w:tcW w:w="304" w:type="pct"/>
            <w:vAlign w:val="center"/>
          </w:tcPr>
          <w:p w14:paraId="466B8D9E"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w:t>
            </w:r>
          </w:p>
        </w:tc>
        <w:tc>
          <w:tcPr>
            <w:tcW w:w="441" w:type="pct"/>
            <w:vAlign w:val="center"/>
          </w:tcPr>
          <w:p w14:paraId="2724B1EE"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7277 (35.07)</w:t>
            </w:r>
          </w:p>
        </w:tc>
        <w:tc>
          <w:tcPr>
            <w:tcW w:w="470" w:type="pct"/>
            <w:vAlign w:val="center"/>
          </w:tcPr>
          <w:p w14:paraId="45CAAE89"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13450 (64.93)</w:t>
            </w:r>
          </w:p>
        </w:tc>
        <w:tc>
          <w:tcPr>
            <w:tcW w:w="304" w:type="pct"/>
            <w:vAlign w:val="center"/>
          </w:tcPr>
          <w:p w14:paraId="0B9684A8" w14:textId="1B3E0AF1" w:rsidR="00182FA3" w:rsidRPr="00F820E4" w:rsidRDefault="006A5CC4" w:rsidP="00F820E4">
            <w:pPr>
              <w:jc w:val="both"/>
              <w:rPr>
                <w:rFonts w:ascii="Times New Roman" w:hAnsi="Times New Roman" w:cs="Times New Roman"/>
                <w:sz w:val="20"/>
                <w:szCs w:val="20"/>
              </w:rPr>
            </w:pPr>
            <w:r>
              <w:rPr>
                <w:rFonts w:ascii="Times New Roman" w:hAnsi="Times New Roman" w:cs="Times New Roman"/>
                <w:sz w:val="20"/>
                <w:szCs w:val="20"/>
              </w:rPr>
              <w:t>-</w:t>
            </w:r>
          </w:p>
        </w:tc>
        <w:tc>
          <w:tcPr>
            <w:tcW w:w="470" w:type="pct"/>
            <w:vAlign w:val="center"/>
          </w:tcPr>
          <w:p w14:paraId="286BCE11"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12113 (41.31)</w:t>
            </w:r>
          </w:p>
        </w:tc>
        <w:tc>
          <w:tcPr>
            <w:tcW w:w="470" w:type="pct"/>
            <w:vAlign w:val="center"/>
          </w:tcPr>
          <w:p w14:paraId="4ACD1C05"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17611 (58.69)</w:t>
            </w:r>
          </w:p>
        </w:tc>
        <w:tc>
          <w:tcPr>
            <w:tcW w:w="314" w:type="pct"/>
            <w:vAlign w:val="center"/>
          </w:tcPr>
          <w:p w14:paraId="39B8CE59" w14:textId="363689A8" w:rsidR="00182FA3" w:rsidRPr="00F820E4" w:rsidRDefault="006A5CC4" w:rsidP="00F820E4">
            <w:pPr>
              <w:jc w:val="both"/>
              <w:rPr>
                <w:rFonts w:ascii="Times New Roman" w:hAnsi="Times New Roman" w:cs="Times New Roman"/>
                <w:sz w:val="20"/>
                <w:szCs w:val="20"/>
              </w:rPr>
            </w:pPr>
            <w:r>
              <w:rPr>
                <w:rFonts w:ascii="Times New Roman" w:hAnsi="Times New Roman" w:cs="Times New Roman"/>
                <w:sz w:val="20"/>
                <w:szCs w:val="20"/>
              </w:rPr>
              <w:t>-</w:t>
            </w:r>
          </w:p>
        </w:tc>
      </w:tr>
      <w:tr w:rsidR="00257613" w:rsidRPr="00F820E4" w14:paraId="44945F7C" w14:textId="77777777" w:rsidTr="00257613">
        <w:tc>
          <w:tcPr>
            <w:tcW w:w="1103" w:type="pct"/>
            <w:vAlign w:val="center"/>
          </w:tcPr>
          <w:p w14:paraId="4A14C119" w14:textId="77777777" w:rsidR="00182FA3" w:rsidRPr="00F820E4" w:rsidRDefault="00182FA3" w:rsidP="00F820E4">
            <w:pPr>
              <w:jc w:val="both"/>
              <w:rPr>
                <w:rFonts w:ascii="Times New Roman" w:hAnsi="Times New Roman" w:cs="Times New Roman"/>
                <w:b/>
                <w:bCs/>
                <w:sz w:val="20"/>
                <w:szCs w:val="20"/>
              </w:rPr>
            </w:pPr>
            <w:r w:rsidRPr="00F820E4">
              <w:rPr>
                <w:rFonts w:ascii="Times New Roman" w:hAnsi="Times New Roman" w:cs="Times New Roman"/>
                <w:b/>
                <w:bCs/>
                <w:color w:val="000000"/>
                <w:sz w:val="20"/>
                <w:szCs w:val="20"/>
              </w:rPr>
              <w:t>Ten years age group</w:t>
            </w:r>
          </w:p>
        </w:tc>
        <w:tc>
          <w:tcPr>
            <w:tcW w:w="471" w:type="pct"/>
            <w:vAlign w:val="center"/>
          </w:tcPr>
          <w:p w14:paraId="1940AF68" w14:textId="77777777" w:rsidR="00182FA3" w:rsidRPr="00F820E4" w:rsidRDefault="00182FA3" w:rsidP="00F820E4">
            <w:pPr>
              <w:jc w:val="both"/>
              <w:rPr>
                <w:rFonts w:ascii="Times New Roman" w:hAnsi="Times New Roman" w:cs="Times New Roman"/>
                <w:sz w:val="20"/>
                <w:szCs w:val="20"/>
              </w:rPr>
            </w:pPr>
          </w:p>
        </w:tc>
        <w:tc>
          <w:tcPr>
            <w:tcW w:w="653" w:type="pct"/>
            <w:vAlign w:val="center"/>
          </w:tcPr>
          <w:p w14:paraId="6195F2A9" w14:textId="77777777" w:rsidR="00182FA3" w:rsidRPr="00F820E4" w:rsidRDefault="00182FA3" w:rsidP="00F820E4">
            <w:pPr>
              <w:jc w:val="both"/>
              <w:rPr>
                <w:rFonts w:ascii="Times New Roman" w:hAnsi="Times New Roman" w:cs="Times New Roman"/>
                <w:sz w:val="20"/>
                <w:szCs w:val="20"/>
              </w:rPr>
            </w:pPr>
          </w:p>
        </w:tc>
        <w:tc>
          <w:tcPr>
            <w:tcW w:w="304" w:type="pct"/>
            <w:vAlign w:val="center"/>
          </w:tcPr>
          <w:p w14:paraId="508B1AFB" w14:textId="77777777" w:rsidR="00182FA3" w:rsidRPr="00F820E4" w:rsidRDefault="00182FA3" w:rsidP="00F820E4">
            <w:pPr>
              <w:jc w:val="both"/>
              <w:rPr>
                <w:rFonts w:ascii="Times New Roman" w:hAnsi="Times New Roman" w:cs="Times New Roman"/>
                <w:sz w:val="20"/>
                <w:szCs w:val="20"/>
              </w:rPr>
            </w:pPr>
          </w:p>
        </w:tc>
        <w:tc>
          <w:tcPr>
            <w:tcW w:w="441" w:type="pct"/>
            <w:vAlign w:val="center"/>
          </w:tcPr>
          <w:p w14:paraId="0396E402" w14:textId="77777777" w:rsidR="00182FA3" w:rsidRPr="00F820E4" w:rsidRDefault="00182FA3" w:rsidP="00F820E4">
            <w:pPr>
              <w:jc w:val="both"/>
              <w:rPr>
                <w:rFonts w:ascii="Times New Roman" w:hAnsi="Times New Roman" w:cs="Times New Roman"/>
                <w:sz w:val="20"/>
                <w:szCs w:val="20"/>
              </w:rPr>
            </w:pPr>
          </w:p>
        </w:tc>
        <w:tc>
          <w:tcPr>
            <w:tcW w:w="470" w:type="pct"/>
            <w:vAlign w:val="center"/>
          </w:tcPr>
          <w:p w14:paraId="4EB5C584" w14:textId="77777777" w:rsidR="00182FA3" w:rsidRPr="00F820E4" w:rsidRDefault="00182FA3" w:rsidP="00F820E4">
            <w:pPr>
              <w:jc w:val="both"/>
              <w:rPr>
                <w:rFonts w:ascii="Times New Roman" w:hAnsi="Times New Roman" w:cs="Times New Roman"/>
                <w:sz w:val="20"/>
                <w:szCs w:val="20"/>
              </w:rPr>
            </w:pPr>
          </w:p>
        </w:tc>
        <w:tc>
          <w:tcPr>
            <w:tcW w:w="304" w:type="pct"/>
            <w:vAlign w:val="center"/>
          </w:tcPr>
          <w:p w14:paraId="2E6739E9" w14:textId="77777777" w:rsidR="00182FA3" w:rsidRPr="00F820E4" w:rsidRDefault="00182FA3" w:rsidP="00F820E4">
            <w:pPr>
              <w:jc w:val="both"/>
              <w:rPr>
                <w:rFonts w:ascii="Times New Roman" w:hAnsi="Times New Roman" w:cs="Times New Roman"/>
                <w:sz w:val="20"/>
                <w:szCs w:val="20"/>
              </w:rPr>
            </w:pPr>
          </w:p>
        </w:tc>
        <w:tc>
          <w:tcPr>
            <w:tcW w:w="470" w:type="pct"/>
            <w:vAlign w:val="center"/>
          </w:tcPr>
          <w:p w14:paraId="49257B22" w14:textId="77777777" w:rsidR="00182FA3" w:rsidRPr="00F820E4" w:rsidRDefault="00182FA3" w:rsidP="00F820E4">
            <w:pPr>
              <w:jc w:val="both"/>
              <w:rPr>
                <w:rFonts w:ascii="Times New Roman" w:hAnsi="Times New Roman" w:cs="Times New Roman"/>
                <w:sz w:val="20"/>
                <w:szCs w:val="20"/>
              </w:rPr>
            </w:pPr>
          </w:p>
        </w:tc>
        <w:tc>
          <w:tcPr>
            <w:tcW w:w="470" w:type="pct"/>
            <w:vAlign w:val="center"/>
          </w:tcPr>
          <w:p w14:paraId="3DF198E0" w14:textId="77777777" w:rsidR="00182FA3" w:rsidRPr="00F820E4" w:rsidRDefault="00182FA3" w:rsidP="00F820E4">
            <w:pPr>
              <w:jc w:val="both"/>
              <w:rPr>
                <w:rFonts w:ascii="Times New Roman" w:hAnsi="Times New Roman" w:cs="Times New Roman"/>
                <w:sz w:val="20"/>
                <w:szCs w:val="20"/>
              </w:rPr>
            </w:pPr>
          </w:p>
        </w:tc>
        <w:tc>
          <w:tcPr>
            <w:tcW w:w="314" w:type="pct"/>
            <w:vAlign w:val="center"/>
          </w:tcPr>
          <w:p w14:paraId="788294D3" w14:textId="77777777" w:rsidR="00182FA3" w:rsidRPr="00F820E4" w:rsidRDefault="00182FA3" w:rsidP="00F820E4">
            <w:pPr>
              <w:jc w:val="both"/>
              <w:rPr>
                <w:rFonts w:ascii="Times New Roman" w:hAnsi="Times New Roman" w:cs="Times New Roman"/>
                <w:sz w:val="20"/>
                <w:szCs w:val="20"/>
              </w:rPr>
            </w:pPr>
          </w:p>
        </w:tc>
      </w:tr>
      <w:tr w:rsidR="00257613" w:rsidRPr="00F820E4" w14:paraId="6ED6EF03" w14:textId="77777777" w:rsidTr="00257613">
        <w:tc>
          <w:tcPr>
            <w:tcW w:w="1103" w:type="pct"/>
            <w:vAlign w:val="center"/>
          </w:tcPr>
          <w:p w14:paraId="0B1FE334"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color w:val="000000"/>
                <w:sz w:val="20"/>
                <w:szCs w:val="20"/>
              </w:rPr>
              <w:t>15–24</w:t>
            </w:r>
          </w:p>
        </w:tc>
        <w:tc>
          <w:tcPr>
            <w:tcW w:w="471" w:type="pct"/>
            <w:vAlign w:val="center"/>
          </w:tcPr>
          <w:p w14:paraId="615BFC7C"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5218 (44.16)</w:t>
            </w:r>
          </w:p>
        </w:tc>
        <w:tc>
          <w:tcPr>
            <w:tcW w:w="653" w:type="pct"/>
            <w:vAlign w:val="center"/>
          </w:tcPr>
          <w:p w14:paraId="20F1FC89"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6540 (55.84)</w:t>
            </w:r>
          </w:p>
        </w:tc>
        <w:tc>
          <w:tcPr>
            <w:tcW w:w="304" w:type="pct"/>
            <w:vAlign w:val="center"/>
          </w:tcPr>
          <w:p w14:paraId="7E71E54A"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0.000</w:t>
            </w:r>
          </w:p>
        </w:tc>
        <w:tc>
          <w:tcPr>
            <w:tcW w:w="441" w:type="pct"/>
            <w:vAlign w:val="center"/>
          </w:tcPr>
          <w:p w14:paraId="727639B2"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2027 (33.71)</w:t>
            </w:r>
          </w:p>
        </w:tc>
        <w:tc>
          <w:tcPr>
            <w:tcW w:w="470" w:type="pct"/>
            <w:vAlign w:val="center"/>
          </w:tcPr>
          <w:p w14:paraId="3C905E92"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4131 (66.29)</w:t>
            </w:r>
          </w:p>
        </w:tc>
        <w:tc>
          <w:tcPr>
            <w:tcW w:w="304" w:type="pct"/>
            <w:vAlign w:val="center"/>
          </w:tcPr>
          <w:p w14:paraId="0988D917"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0.000</w:t>
            </w:r>
          </w:p>
        </w:tc>
        <w:tc>
          <w:tcPr>
            <w:tcW w:w="470" w:type="pct"/>
            <w:vAlign w:val="center"/>
          </w:tcPr>
          <w:p w14:paraId="61FCF6DC"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3148 (39.84)</w:t>
            </w:r>
          </w:p>
        </w:tc>
        <w:tc>
          <w:tcPr>
            <w:tcW w:w="470" w:type="pct"/>
            <w:vAlign w:val="center"/>
          </w:tcPr>
          <w:p w14:paraId="409735E8"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4971 (60.16)</w:t>
            </w:r>
          </w:p>
        </w:tc>
        <w:tc>
          <w:tcPr>
            <w:tcW w:w="314" w:type="pct"/>
            <w:vAlign w:val="center"/>
          </w:tcPr>
          <w:p w14:paraId="03FBD2E9"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0.000</w:t>
            </w:r>
          </w:p>
        </w:tc>
      </w:tr>
      <w:tr w:rsidR="00257613" w:rsidRPr="00F820E4" w14:paraId="0CE8C030" w14:textId="77777777" w:rsidTr="00257613">
        <w:tc>
          <w:tcPr>
            <w:tcW w:w="1103" w:type="pct"/>
            <w:vAlign w:val="center"/>
          </w:tcPr>
          <w:p w14:paraId="469C3309"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color w:val="000000"/>
                <w:sz w:val="20"/>
                <w:szCs w:val="20"/>
              </w:rPr>
              <w:t>25–34</w:t>
            </w:r>
          </w:p>
        </w:tc>
        <w:tc>
          <w:tcPr>
            <w:tcW w:w="471" w:type="pct"/>
            <w:vAlign w:val="center"/>
          </w:tcPr>
          <w:p w14:paraId="715EBE4D"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5225 (43.60)</w:t>
            </w:r>
          </w:p>
        </w:tc>
        <w:tc>
          <w:tcPr>
            <w:tcW w:w="653" w:type="pct"/>
            <w:vAlign w:val="center"/>
          </w:tcPr>
          <w:p w14:paraId="5AB78E9A"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6831 (56.40)</w:t>
            </w:r>
          </w:p>
        </w:tc>
        <w:tc>
          <w:tcPr>
            <w:tcW w:w="304" w:type="pct"/>
            <w:vAlign w:val="center"/>
          </w:tcPr>
          <w:p w14:paraId="4EE682E2" w14:textId="77777777" w:rsidR="00182FA3" w:rsidRPr="00F820E4" w:rsidRDefault="00182FA3" w:rsidP="00F820E4">
            <w:pPr>
              <w:jc w:val="both"/>
              <w:rPr>
                <w:rFonts w:ascii="Times New Roman" w:hAnsi="Times New Roman" w:cs="Times New Roman"/>
                <w:sz w:val="20"/>
                <w:szCs w:val="20"/>
              </w:rPr>
            </w:pPr>
          </w:p>
        </w:tc>
        <w:tc>
          <w:tcPr>
            <w:tcW w:w="441" w:type="pct"/>
            <w:vAlign w:val="center"/>
          </w:tcPr>
          <w:p w14:paraId="7C38093D"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2882 (32.62)</w:t>
            </w:r>
          </w:p>
        </w:tc>
        <w:tc>
          <w:tcPr>
            <w:tcW w:w="470" w:type="pct"/>
            <w:vAlign w:val="center"/>
          </w:tcPr>
          <w:p w14:paraId="0CC77401"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5694 (67.38)</w:t>
            </w:r>
          </w:p>
        </w:tc>
        <w:tc>
          <w:tcPr>
            <w:tcW w:w="304" w:type="pct"/>
            <w:vAlign w:val="center"/>
          </w:tcPr>
          <w:p w14:paraId="5ABA142B" w14:textId="77777777" w:rsidR="00182FA3" w:rsidRPr="00F820E4" w:rsidRDefault="00182FA3" w:rsidP="00F820E4">
            <w:pPr>
              <w:jc w:val="both"/>
              <w:rPr>
                <w:rFonts w:ascii="Times New Roman" w:hAnsi="Times New Roman" w:cs="Times New Roman"/>
                <w:sz w:val="20"/>
                <w:szCs w:val="20"/>
              </w:rPr>
            </w:pPr>
          </w:p>
        </w:tc>
        <w:tc>
          <w:tcPr>
            <w:tcW w:w="470" w:type="pct"/>
            <w:vAlign w:val="center"/>
          </w:tcPr>
          <w:p w14:paraId="2FA48C3D"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4775 (40.01)</w:t>
            </w:r>
          </w:p>
        </w:tc>
        <w:tc>
          <w:tcPr>
            <w:tcW w:w="470" w:type="pct"/>
            <w:vAlign w:val="center"/>
          </w:tcPr>
          <w:p w14:paraId="56A4D919"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7352 (59.99)</w:t>
            </w:r>
          </w:p>
        </w:tc>
        <w:tc>
          <w:tcPr>
            <w:tcW w:w="314" w:type="pct"/>
            <w:vAlign w:val="center"/>
          </w:tcPr>
          <w:p w14:paraId="0D29853A" w14:textId="77777777" w:rsidR="00182FA3" w:rsidRPr="00F820E4" w:rsidRDefault="00182FA3" w:rsidP="00F820E4">
            <w:pPr>
              <w:jc w:val="both"/>
              <w:rPr>
                <w:rFonts w:ascii="Times New Roman" w:hAnsi="Times New Roman" w:cs="Times New Roman"/>
                <w:sz w:val="20"/>
                <w:szCs w:val="20"/>
              </w:rPr>
            </w:pPr>
          </w:p>
        </w:tc>
      </w:tr>
      <w:tr w:rsidR="00257613" w:rsidRPr="00F820E4" w14:paraId="7520C371" w14:textId="77777777" w:rsidTr="00257613">
        <w:tc>
          <w:tcPr>
            <w:tcW w:w="1103" w:type="pct"/>
            <w:vAlign w:val="center"/>
          </w:tcPr>
          <w:p w14:paraId="5821BB2A"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color w:val="000000"/>
                <w:sz w:val="20"/>
                <w:szCs w:val="20"/>
              </w:rPr>
              <w:t>35–44</w:t>
            </w:r>
          </w:p>
        </w:tc>
        <w:tc>
          <w:tcPr>
            <w:tcW w:w="471" w:type="pct"/>
            <w:vAlign w:val="center"/>
          </w:tcPr>
          <w:p w14:paraId="21163046"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3545 (45.75)</w:t>
            </w:r>
          </w:p>
        </w:tc>
        <w:tc>
          <w:tcPr>
            <w:tcW w:w="653" w:type="pct"/>
            <w:vAlign w:val="center"/>
          </w:tcPr>
          <w:p w14:paraId="6B46A420"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4209 (54.25)</w:t>
            </w:r>
          </w:p>
        </w:tc>
        <w:tc>
          <w:tcPr>
            <w:tcW w:w="304" w:type="pct"/>
            <w:vAlign w:val="center"/>
          </w:tcPr>
          <w:p w14:paraId="10135065" w14:textId="77777777" w:rsidR="00182FA3" w:rsidRPr="00F820E4" w:rsidRDefault="00182FA3" w:rsidP="00F820E4">
            <w:pPr>
              <w:jc w:val="both"/>
              <w:rPr>
                <w:rFonts w:ascii="Times New Roman" w:hAnsi="Times New Roman" w:cs="Times New Roman"/>
                <w:sz w:val="20"/>
                <w:szCs w:val="20"/>
              </w:rPr>
            </w:pPr>
          </w:p>
        </w:tc>
        <w:tc>
          <w:tcPr>
            <w:tcW w:w="441" w:type="pct"/>
            <w:vAlign w:val="center"/>
          </w:tcPr>
          <w:p w14:paraId="4FFFF467"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1836 (39.60)</w:t>
            </w:r>
          </w:p>
        </w:tc>
        <w:tc>
          <w:tcPr>
            <w:tcW w:w="470" w:type="pct"/>
            <w:vAlign w:val="center"/>
          </w:tcPr>
          <w:p w14:paraId="294FF8B9"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2896 (60.40)</w:t>
            </w:r>
          </w:p>
        </w:tc>
        <w:tc>
          <w:tcPr>
            <w:tcW w:w="304" w:type="pct"/>
            <w:vAlign w:val="center"/>
          </w:tcPr>
          <w:p w14:paraId="7C059ADC" w14:textId="77777777" w:rsidR="00182FA3" w:rsidRPr="00F820E4" w:rsidRDefault="00182FA3" w:rsidP="00F820E4">
            <w:pPr>
              <w:jc w:val="both"/>
              <w:rPr>
                <w:rFonts w:ascii="Times New Roman" w:hAnsi="Times New Roman" w:cs="Times New Roman"/>
                <w:sz w:val="20"/>
                <w:szCs w:val="20"/>
              </w:rPr>
            </w:pPr>
          </w:p>
        </w:tc>
        <w:tc>
          <w:tcPr>
            <w:tcW w:w="470" w:type="pct"/>
            <w:vAlign w:val="center"/>
          </w:tcPr>
          <w:p w14:paraId="7E12D8F6"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3220 (43.26)</w:t>
            </w:r>
          </w:p>
        </w:tc>
        <w:tc>
          <w:tcPr>
            <w:tcW w:w="470" w:type="pct"/>
            <w:vAlign w:val="center"/>
          </w:tcPr>
          <w:p w14:paraId="341A5D10"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4276 (56.74)</w:t>
            </w:r>
          </w:p>
        </w:tc>
        <w:tc>
          <w:tcPr>
            <w:tcW w:w="314" w:type="pct"/>
            <w:vAlign w:val="center"/>
          </w:tcPr>
          <w:p w14:paraId="727106DA" w14:textId="77777777" w:rsidR="00182FA3" w:rsidRPr="00F820E4" w:rsidRDefault="00182FA3" w:rsidP="00F820E4">
            <w:pPr>
              <w:jc w:val="both"/>
              <w:rPr>
                <w:rFonts w:ascii="Times New Roman" w:hAnsi="Times New Roman" w:cs="Times New Roman"/>
                <w:sz w:val="20"/>
                <w:szCs w:val="20"/>
              </w:rPr>
            </w:pPr>
          </w:p>
        </w:tc>
      </w:tr>
      <w:tr w:rsidR="00257613" w:rsidRPr="00F820E4" w14:paraId="33A6E775" w14:textId="77777777" w:rsidTr="00257613">
        <w:tc>
          <w:tcPr>
            <w:tcW w:w="1103" w:type="pct"/>
            <w:vAlign w:val="center"/>
          </w:tcPr>
          <w:p w14:paraId="04F6B5C6"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color w:val="000000"/>
                <w:sz w:val="20"/>
                <w:szCs w:val="20"/>
              </w:rPr>
              <w:t>45 and above</w:t>
            </w:r>
          </w:p>
        </w:tc>
        <w:tc>
          <w:tcPr>
            <w:tcW w:w="471" w:type="pct"/>
            <w:vAlign w:val="center"/>
          </w:tcPr>
          <w:p w14:paraId="07A819D1"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1172 (51.83)</w:t>
            </w:r>
          </w:p>
        </w:tc>
        <w:tc>
          <w:tcPr>
            <w:tcW w:w="653" w:type="pct"/>
            <w:vAlign w:val="center"/>
          </w:tcPr>
          <w:p w14:paraId="56F312D5"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1103 (48.17)</w:t>
            </w:r>
          </w:p>
        </w:tc>
        <w:tc>
          <w:tcPr>
            <w:tcW w:w="304" w:type="pct"/>
            <w:vAlign w:val="center"/>
          </w:tcPr>
          <w:p w14:paraId="46266027" w14:textId="77777777" w:rsidR="00182FA3" w:rsidRPr="00F820E4" w:rsidRDefault="00182FA3" w:rsidP="00F820E4">
            <w:pPr>
              <w:jc w:val="both"/>
              <w:rPr>
                <w:rFonts w:ascii="Times New Roman" w:hAnsi="Times New Roman" w:cs="Times New Roman"/>
                <w:sz w:val="20"/>
                <w:szCs w:val="20"/>
              </w:rPr>
            </w:pPr>
          </w:p>
        </w:tc>
        <w:tc>
          <w:tcPr>
            <w:tcW w:w="441" w:type="pct"/>
            <w:vAlign w:val="center"/>
          </w:tcPr>
          <w:p w14:paraId="49438BCA"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532 (41.42)</w:t>
            </w:r>
          </w:p>
        </w:tc>
        <w:tc>
          <w:tcPr>
            <w:tcW w:w="470" w:type="pct"/>
            <w:vAlign w:val="center"/>
          </w:tcPr>
          <w:p w14:paraId="3F569322"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729 (58.58)</w:t>
            </w:r>
          </w:p>
        </w:tc>
        <w:tc>
          <w:tcPr>
            <w:tcW w:w="304" w:type="pct"/>
            <w:vAlign w:val="center"/>
          </w:tcPr>
          <w:p w14:paraId="77575584" w14:textId="77777777" w:rsidR="00182FA3" w:rsidRPr="00F820E4" w:rsidRDefault="00182FA3" w:rsidP="00F820E4">
            <w:pPr>
              <w:jc w:val="both"/>
              <w:rPr>
                <w:rFonts w:ascii="Times New Roman" w:hAnsi="Times New Roman" w:cs="Times New Roman"/>
                <w:sz w:val="20"/>
                <w:szCs w:val="20"/>
              </w:rPr>
            </w:pPr>
          </w:p>
        </w:tc>
        <w:tc>
          <w:tcPr>
            <w:tcW w:w="470" w:type="pct"/>
            <w:vAlign w:val="center"/>
          </w:tcPr>
          <w:p w14:paraId="6C78A4CF"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970 (47.87)</w:t>
            </w:r>
          </w:p>
        </w:tc>
        <w:tc>
          <w:tcPr>
            <w:tcW w:w="470" w:type="pct"/>
            <w:vAlign w:val="center"/>
          </w:tcPr>
          <w:p w14:paraId="6B577CC7"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1012 (52.13)</w:t>
            </w:r>
          </w:p>
        </w:tc>
        <w:tc>
          <w:tcPr>
            <w:tcW w:w="314" w:type="pct"/>
            <w:vAlign w:val="center"/>
          </w:tcPr>
          <w:p w14:paraId="165AC792" w14:textId="77777777" w:rsidR="00182FA3" w:rsidRPr="00F820E4" w:rsidRDefault="00182FA3" w:rsidP="00F820E4">
            <w:pPr>
              <w:jc w:val="both"/>
              <w:rPr>
                <w:rFonts w:ascii="Times New Roman" w:hAnsi="Times New Roman" w:cs="Times New Roman"/>
                <w:sz w:val="20"/>
                <w:szCs w:val="20"/>
              </w:rPr>
            </w:pPr>
          </w:p>
        </w:tc>
      </w:tr>
      <w:tr w:rsidR="00257613" w:rsidRPr="00F820E4" w14:paraId="385F7889" w14:textId="77777777" w:rsidTr="00257613">
        <w:tc>
          <w:tcPr>
            <w:tcW w:w="1103" w:type="pct"/>
            <w:vAlign w:val="center"/>
          </w:tcPr>
          <w:p w14:paraId="250A4EEB" w14:textId="77777777" w:rsidR="00182FA3" w:rsidRPr="00F820E4" w:rsidRDefault="00182FA3" w:rsidP="00F820E4">
            <w:pPr>
              <w:jc w:val="both"/>
              <w:rPr>
                <w:rFonts w:ascii="Times New Roman" w:hAnsi="Times New Roman" w:cs="Times New Roman"/>
                <w:b/>
                <w:bCs/>
                <w:color w:val="000000"/>
                <w:sz w:val="20"/>
                <w:szCs w:val="20"/>
              </w:rPr>
            </w:pPr>
            <w:commentRangeStart w:id="732"/>
            <w:r w:rsidRPr="00F820E4">
              <w:rPr>
                <w:rFonts w:ascii="Times New Roman" w:hAnsi="Times New Roman" w:cs="Times New Roman"/>
                <w:b/>
                <w:bCs/>
                <w:color w:val="000000"/>
                <w:sz w:val="20"/>
                <w:szCs w:val="20"/>
              </w:rPr>
              <w:t>Division</w:t>
            </w:r>
            <w:commentRangeEnd w:id="732"/>
            <w:r w:rsidR="005650CF">
              <w:rPr>
                <w:rStyle w:val="CommentReference"/>
              </w:rPr>
              <w:commentReference w:id="732"/>
            </w:r>
          </w:p>
        </w:tc>
        <w:tc>
          <w:tcPr>
            <w:tcW w:w="471" w:type="pct"/>
            <w:vAlign w:val="center"/>
          </w:tcPr>
          <w:p w14:paraId="178257ED" w14:textId="77777777" w:rsidR="00182FA3" w:rsidRPr="00F820E4" w:rsidRDefault="00182FA3" w:rsidP="00F820E4">
            <w:pPr>
              <w:jc w:val="both"/>
              <w:rPr>
                <w:rFonts w:ascii="Times New Roman" w:hAnsi="Times New Roman" w:cs="Times New Roman"/>
                <w:sz w:val="20"/>
                <w:szCs w:val="20"/>
              </w:rPr>
            </w:pPr>
          </w:p>
        </w:tc>
        <w:tc>
          <w:tcPr>
            <w:tcW w:w="653" w:type="pct"/>
            <w:vAlign w:val="center"/>
          </w:tcPr>
          <w:p w14:paraId="7E73EEAB" w14:textId="77777777" w:rsidR="00182FA3" w:rsidRPr="00F820E4" w:rsidRDefault="00182FA3" w:rsidP="00F820E4">
            <w:pPr>
              <w:jc w:val="both"/>
              <w:rPr>
                <w:rFonts w:ascii="Times New Roman" w:hAnsi="Times New Roman" w:cs="Times New Roman"/>
                <w:sz w:val="20"/>
                <w:szCs w:val="20"/>
              </w:rPr>
            </w:pPr>
          </w:p>
        </w:tc>
        <w:tc>
          <w:tcPr>
            <w:tcW w:w="304" w:type="pct"/>
            <w:vAlign w:val="center"/>
          </w:tcPr>
          <w:p w14:paraId="40981294" w14:textId="77777777" w:rsidR="00182FA3" w:rsidRPr="00F820E4" w:rsidRDefault="00182FA3" w:rsidP="00F820E4">
            <w:pPr>
              <w:jc w:val="both"/>
              <w:rPr>
                <w:rFonts w:ascii="Times New Roman" w:hAnsi="Times New Roman" w:cs="Times New Roman"/>
                <w:sz w:val="20"/>
                <w:szCs w:val="20"/>
              </w:rPr>
            </w:pPr>
          </w:p>
        </w:tc>
        <w:tc>
          <w:tcPr>
            <w:tcW w:w="441" w:type="pct"/>
            <w:vAlign w:val="center"/>
          </w:tcPr>
          <w:p w14:paraId="250D865E" w14:textId="77777777" w:rsidR="00182FA3" w:rsidRPr="00F820E4" w:rsidRDefault="00182FA3" w:rsidP="00F820E4">
            <w:pPr>
              <w:jc w:val="both"/>
              <w:rPr>
                <w:rFonts w:ascii="Times New Roman" w:hAnsi="Times New Roman" w:cs="Times New Roman"/>
                <w:sz w:val="20"/>
                <w:szCs w:val="20"/>
              </w:rPr>
            </w:pPr>
          </w:p>
        </w:tc>
        <w:tc>
          <w:tcPr>
            <w:tcW w:w="470" w:type="pct"/>
            <w:vAlign w:val="center"/>
          </w:tcPr>
          <w:p w14:paraId="12E88C62" w14:textId="77777777" w:rsidR="00182FA3" w:rsidRPr="00F820E4" w:rsidRDefault="00182FA3" w:rsidP="00F820E4">
            <w:pPr>
              <w:jc w:val="both"/>
              <w:rPr>
                <w:rFonts w:ascii="Times New Roman" w:hAnsi="Times New Roman" w:cs="Times New Roman"/>
                <w:sz w:val="20"/>
                <w:szCs w:val="20"/>
              </w:rPr>
            </w:pPr>
          </w:p>
        </w:tc>
        <w:tc>
          <w:tcPr>
            <w:tcW w:w="304" w:type="pct"/>
            <w:vAlign w:val="center"/>
          </w:tcPr>
          <w:p w14:paraId="7E5E42F8" w14:textId="77777777" w:rsidR="00182FA3" w:rsidRPr="00F820E4" w:rsidRDefault="00182FA3" w:rsidP="00F820E4">
            <w:pPr>
              <w:jc w:val="both"/>
              <w:rPr>
                <w:rFonts w:ascii="Times New Roman" w:hAnsi="Times New Roman" w:cs="Times New Roman"/>
                <w:sz w:val="20"/>
                <w:szCs w:val="20"/>
              </w:rPr>
            </w:pPr>
          </w:p>
        </w:tc>
        <w:tc>
          <w:tcPr>
            <w:tcW w:w="470" w:type="pct"/>
            <w:vAlign w:val="center"/>
          </w:tcPr>
          <w:p w14:paraId="013C2D37" w14:textId="77777777" w:rsidR="00182FA3" w:rsidRPr="00F820E4" w:rsidRDefault="00182FA3" w:rsidP="00F820E4">
            <w:pPr>
              <w:jc w:val="both"/>
              <w:rPr>
                <w:rFonts w:ascii="Times New Roman" w:hAnsi="Times New Roman" w:cs="Times New Roman"/>
                <w:sz w:val="20"/>
                <w:szCs w:val="20"/>
              </w:rPr>
            </w:pPr>
          </w:p>
        </w:tc>
        <w:tc>
          <w:tcPr>
            <w:tcW w:w="470" w:type="pct"/>
            <w:vAlign w:val="center"/>
          </w:tcPr>
          <w:p w14:paraId="7C9F5A0A" w14:textId="77777777" w:rsidR="00182FA3" w:rsidRPr="00F820E4" w:rsidRDefault="00182FA3" w:rsidP="00F820E4">
            <w:pPr>
              <w:jc w:val="both"/>
              <w:rPr>
                <w:rFonts w:ascii="Times New Roman" w:hAnsi="Times New Roman" w:cs="Times New Roman"/>
                <w:sz w:val="20"/>
                <w:szCs w:val="20"/>
              </w:rPr>
            </w:pPr>
          </w:p>
        </w:tc>
        <w:tc>
          <w:tcPr>
            <w:tcW w:w="314" w:type="pct"/>
            <w:vAlign w:val="center"/>
          </w:tcPr>
          <w:p w14:paraId="084E2148" w14:textId="77777777" w:rsidR="00182FA3" w:rsidRPr="00F820E4" w:rsidRDefault="00182FA3" w:rsidP="00F820E4">
            <w:pPr>
              <w:jc w:val="both"/>
              <w:rPr>
                <w:rFonts w:ascii="Times New Roman" w:hAnsi="Times New Roman" w:cs="Times New Roman"/>
                <w:sz w:val="20"/>
                <w:szCs w:val="20"/>
              </w:rPr>
            </w:pPr>
          </w:p>
        </w:tc>
      </w:tr>
      <w:tr w:rsidR="00257613" w:rsidRPr="00F820E4" w14:paraId="5A65F7C5" w14:textId="77777777" w:rsidTr="00257613">
        <w:tc>
          <w:tcPr>
            <w:tcW w:w="1103" w:type="pct"/>
            <w:vAlign w:val="center"/>
          </w:tcPr>
          <w:p w14:paraId="419FEE25" w14:textId="77777777" w:rsidR="00182FA3" w:rsidRPr="00F820E4" w:rsidRDefault="00182FA3" w:rsidP="00F820E4">
            <w:pPr>
              <w:jc w:val="both"/>
              <w:rPr>
                <w:rFonts w:ascii="Times New Roman" w:hAnsi="Times New Roman" w:cs="Times New Roman"/>
                <w:b/>
                <w:bCs/>
                <w:color w:val="000000"/>
                <w:sz w:val="20"/>
                <w:szCs w:val="20"/>
              </w:rPr>
            </w:pPr>
            <w:r w:rsidRPr="00F820E4">
              <w:rPr>
                <w:rFonts w:ascii="Times New Roman" w:hAnsi="Times New Roman" w:cs="Times New Roman"/>
                <w:color w:val="000000"/>
                <w:sz w:val="20"/>
                <w:szCs w:val="20"/>
              </w:rPr>
              <w:t>Barisal</w:t>
            </w:r>
          </w:p>
        </w:tc>
        <w:tc>
          <w:tcPr>
            <w:tcW w:w="471" w:type="pct"/>
            <w:vAlign w:val="center"/>
          </w:tcPr>
          <w:p w14:paraId="2F7FDB22"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1517 (44.88)</w:t>
            </w:r>
          </w:p>
        </w:tc>
        <w:tc>
          <w:tcPr>
            <w:tcW w:w="653" w:type="pct"/>
            <w:vAlign w:val="center"/>
          </w:tcPr>
          <w:p w14:paraId="57066B16"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1825 (55.12)</w:t>
            </w:r>
          </w:p>
        </w:tc>
        <w:tc>
          <w:tcPr>
            <w:tcW w:w="304" w:type="pct"/>
            <w:vAlign w:val="center"/>
          </w:tcPr>
          <w:p w14:paraId="2C470CA0"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0.000</w:t>
            </w:r>
          </w:p>
        </w:tc>
        <w:tc>
          <w:tcPr>
            <w:tcW w:w="441" w:type="pct"/>
            <w:vAlign w:val="center"/>
          </w:tcPr>
          <w:p w14:paraId="3CBC239A"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597 (31.88)</w:t>
            </w:r>
          </w:p>
        </w:tc>
        <w:tc>
          <w:tcPr>
            <w:tcW w:w="470" w:type="pct"/>
            <w:vAlign w:val="center"/>
          </w:tcPr>
          <w:p w14:paraId="18AE9DBE"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1276 (68.12)</w:t>
            </w:r>
          </w:p>
        </w:tc>
        <w:tc>
          <w:tcPr>
            <w:tcW w:w="304" w:type="pct"/>
            <w:vAlign w:val="center"/>
          </w:tcPr>
          <w:p w14:paraId="7DE650D8"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0.000</w:t>
            </w:r>
          </w:p>
        </w:tc>
        <w:tc>
          <w:tcPr>
            <w:tcW w:w="470" w:type="pct"/>
            <w:vAlign w:val="center"/>
          </w:tcPr>
          <w:p w14:paraId="07B871F9"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849 (37.85)</w:t>
            </w:r>
          </w:p>
        </w:tc>
        <w:tc>
          <w:tcPr>
            <w:tcW w:w="470" w:type="pct"/>
            <w:vAlign w:val="center"/>
          </w:tcPr>
          <w:p w14:paraId="49F9088A"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1223 (62.15)</w:t>
            </w:r>
          </w:p>
        </w:tc>
        <w:tc>
          <w:tcPr>
            <w:tcW w:w="314" w:type="pct"/>
            <w:vAlign w:val="center"/>
          </w:tcPr>
          <w:p w14:paraId="71C980FA"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0.000</w:t>
            </w:r>
          </w:p>
        </w:tc>
      </w:tr>
      <w:tr w:rsidR="00257613" w:rsidRPr="00F820E4" w14:paraId="30239F66" w14:textId="77777777" w:rsidTr="00257613">
        <w:tc>
          <w:tcPr>
            <w:tcW w:w="1103" w:type="pct"/>
            <w:vAlign w:val="center"/>
          </w:tcPr>
          <w:p w14:paraId="14DF31A3" w14:textId="77777777" w:rsidR="00182FA3" w:rsidRPr="00F820E4" w:rsidRDefault="00182FA3" w:rsidP="00F820E4">
            <w:pPr>
              <w:jc w:val="both"/>
              <w:rPr>
                <w:rFonts w:ascii="Times New Roman" w:hAnsi="Times New Roman" w:cs="Times New Roman"/>
                <w:b/>
                <w:bCs/>
                <w:color w:val="000000"/>
                <w:sz w:val="20"/>
                <w:szCs w:val="20"/>
              </w:rPr>
            </w:pPr>
            <w:r w:rsidRPr="00F820E4">
              <w:rPr>
                <w:rFonts w:ascii="Times New Roman" w:hAnsi="Times New Roman" w:cs="Times New Roman"/>
                <w:color w:val="000000"/>
                <w:sz w:val="20"/>
                <w:szCs w:val="20"/>
              </w:rPr>
              <w:t>Chittagong</w:t>
            </w:r>
          </w:p>
        </w:tc>
        <w:tc>
          <w:tcPr>
            <w:tcW w:w="471" w:type="pct"/>
            <w:vAlign w:val="center"/>
          </w:tcPr>
          <w:p w14:paraId="517FF15D"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2451 (42.45)</w:t>
            </w:r>
          </w:p>
        </w:tc>
        <w:tc>
          <w:tcPr>
            <w:tcW w:w="653" w:type="pct"/>
            <w:vAlign w:val="center"/>
          </w:tcPr>
          <w:p w14:paraId="345B4AA3"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3440 (57.55)</w:t>
            </w:r>
          </w:p>
        </w:tc>
        <w:tc>
          <w:tcPr>
            <w:tcW w:w="304" w:type="pct"/>
            <w:vAlign w:val="center"/>
          </w:tcPr>
          <w:p w14:paraId="2D4B1E7E" w14:textId="77777777" w:rsidR="00182FA3" w:rsidRPr="00F820E4" w:rsidRDefault="00182FA3" w:rsidP="00F820E4">
            <w:pPr>
              <w:jc w:val="both"/>
              <w:rPr>
                <w:rFonts w:ascii="Times New Roman" w:hAnsi="Times New Roman" w:cs="Times New Roman"/>
                <w:sz w:val="20"/>
                <w:szCs w:val="20"/>
              </w:rPr>
            </w:pPr>
          </w:p>
        </w:tc>
        <w:tc>
          <w:tcPr>
            <w:tcW w:w="441" w:type="pct"/>
            <w:vAlign w:val="center"/>
          </w:tcPr>
          <w:p w14:paraId="35DD81FE"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1263 (40.73)</w:t>
            </w:r>
          </w:p>
        </w:tc>
        <w:tc>
          <w:tcPr>
            <w:tcW w:w="470" w:type="pct"/>
            <w:vAlign w:val="center"/>
          </w:tcPr>
          <w:p w14:paraId="0DD0CC49"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1913 (59.27)</w:t>
            </w:r>
          </w:p>
        </w:tc>
        <w:tc>
          <w:tcPr>
            <w:tcW w:w="304" w:type="pct"/>
            <w:vAlign w:val="center"/>
          </w:tcPr>
          <w:p w14:paraId="1E39CC49" w14:textId="77777777" w:rsidR="00182FA3" w:rsidRPr="00F820E4" w:rsidRDefault="00182FA3" w:rsidP="00F820E4">
            <w:pPr>
              <w:jc w:val="both"/>
              <w:rPr>
                <w:rFonts w:ascii="Times New Roman" w:hAnsi="Times New Roman" w:cs="Times New Roman"/>
                <w:sz w:val="20"/>
                <w:szCs w:val="20"/>
              </w:rPr>
            </w:pPr>
          </w:p>
        </w:tc>
        <w:tc>
          <w:tcPr>
            <w:tcW w:w="470" w:type="pct"/>
            <w:vAlign w:val="center"/>
          </w:tcPr>
          <w:p w14:paraId="2A5ED61A"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1935 (42.36)</w:t>
            </w:r>
          </w:p>
        </w:tc>
        <w:tc>
          <w:tcPr>
            <w:tcW w:w="470" w:type="pct"/>
            <w:vAlign w:val="center"/>
          </w:tcPr>
          <w:p w14:paraId="13486529"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2931 (57.64)</w:t>
            </w:r>
          </w:p>
        </w:tc>
        <w:tc>
          <w:tcPr>
            <w:tcW w:w="314" w:type="pct"/>
            <w:vAlign w:val="center"/>
          </w:tcPr>
          <w:p w14:paraId="5B5D94D5" w14:textId="77777777" w:rsidR="00182FA3" w:rsidRPr="00F820E4" w:rsidRDefault="00182FA3" w:rsidP="00F820E4">
            <w:pPr>
              <w:jc w:val="both"/>
              <w:rPr>
                <w:rFonts w:ascii="Times New Roman" w:hAnsi="Times New Roman" w:cs="Times New Roman"/>
                <w:sz w:val="20"/>
                <w:szCs w:val="20"/>
              </w:rPr>
            </w:pPr>
          </w:p>
        </w:tc>
      </w:tr>
      <w:tr w:rsidR="00257613" w:rsidRPr="00F820E4" w14:paraId="7859565A" w14:textId="77777777" w:rsidTr="00257613">
        <w:tc>
          <w:tcPr>
            <w:tcW w:w="1103" w:type="pct"/>
            <w:vAlign w:val="center"/>
          </w:tcPr>
          <w:p w14:paraId="61A6D4BC" w14:textId="77777777" w:rsidR="00182FA3" w:rsidRPr="00F820E4" w:rsidRDefault="00182FA3" w:rsidP="00F820E4">
            <w:pPr>
              <w:jc w:val="both"/>
              <w:rPr>
                <w:rFonts w:ascii="Times New Roman" w:hAnsi="Times New Roman" w:cs="Times New Roman"/>
                <w:b/>
                <w:bCs/>
                <w:color w:val="000000"/>
                <w:sz w:val="20"/>
                <w:szCs w:val="20"/>
              </w:rPr>
            </w:pPr>
            <w:r w:rsidRPr="00F820E4">
              <w:rPr>
                <w:rFonts w:ascii="Times New Roman" w:hAnsi="Times New Roman" w:cs="Times New Roman"/>
                <w:color w:val="000000"/>
                <w:sz w:val="20"/>
                <w:szCs w:val="20"/>
              </w:rPr>
              <w:t>Dhaka</w:t>
            </w:r>
          </w:p>
        </w:tc>
        <w:tc>
          <w:tcPr>
            <w:tcW w:w="471" w:type="pct"/>
            <w:vAlign w:val="center"/>
          </w:tcPr>
          <w:p w14:paraId="583C117A"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4547 (45.85)</w:t>
            </w:r>
          </w:p>
        </w:tc>
        <w:tc>
          <w:tcPr>
            <w:tcW w:w="653" w:type="pct"/>
            <w:vAlign w:val="center"/>
          </w:tcPr>
          <w:p w14:paraId="137765B7"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5224 (54.15)</w:t>
            </w:r>
          </w:p>
        </w:tc>
        <w:tc>
          <w:tcPr>
            <w:tcW w:w="304" w:type="pct"/>
            <w:vAlign w:val="center"/>
          </w:tcPr>
          <w:p w14:paraId="6685E2A3" w14:textId="77777777" w:rsidR="00182FA3" w:rsidRPr="00F820E4" w:rsidRDefault="00182FA3" w:rsidP="00F820E4">
            <w:pPr>
              <w:jc w:val="both"/>
              <w:rPr>
                <w:rFonts w:ascii="Times New Roman" w:hAnsi="Times New Roman" w:cs="Times New Roman"/>
                <w:sz w:val="20"/>
                <w:szCs w:val="20"/>
              </w:rPr>
            </w:pPr>
          </w:p>
        </w:tc>
        <w:tc>
          <w:tcPr>
            <w:tcW w:w="441" w:type="pct"/>
            <w:vAlign w:val="center"/>
          </w:tcPr>
          <w:p w14:paraId="39547A28"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1715 (31.46)</w:t>
            </w:r>
          </w:p>
        </w:tc>
        <w:tc>
          <w:tcPr>
            <w:tcW w:w="470" w:type="pct"/>
            <w:vAlign w:val="center"/>
          </w:tcPr>
          <w:p w14:paraId="78DF1C6E"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3543 (68.54)</w:t>
            </w:r>
          </w:p>
        </w:tc>
        <w:tc>
          <w:tcPr>
            <w:tcW w:w="304" w:type="pct"/>
            <w:vAlign w:val="center"/>
          </w:tcPr>
          <w:p w14:paraId="2252A83E" w14:textId="77777777" w:rsidR="00182FA3" w:rsidRPr="00F820E4" w:rsidRDefault="00182FA3" w:rsidP="00F820E4">
            <w:pPr>
              <w:jc w:val="both"/>
              <w:rPr>
                <w:rFonts w:ascii="Times New Roman" w:hAnsi="Times New Roman" w:cs="Times New Roman"/>
                <w:sz w:val="20"/>
                <w:szCs w:val="20"/>
              </w:rPr>
            </w:pPr>
          </w:p>
        </w:tc>
        <w:tc>
          <w:tcPr>
            <w:tcW w:w="470" w:type="pct"/>
            <w:vAlign w:val="center"/>
          </w:tcPr>
          <w:p w14:paraId="580D04CD"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2904 (45.37)</w:t>
            </w:r>
          </w:p>
        </w:tc>
        <w:tc>
          <w:tcPr>
            <w:tcW w:w="470" w:type="pct"/>
            <w:vAlign w:val="center"/>
          </w:tcPr>
          <w:p w14:paraId="067E01BF"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3376 (54.63)</w:t>
            </w:r>
          </w:p>
        </w:tc>
        <w:tc>
          <w:tcPr>
            <w:tcW w:w="314" w:type="pct"/>
            <w:vAlign w:val="center"/>
          </w:tcPr>
          <w:p w14:paraId="2B15A4A0" w14:textId="77777777" w:rsidR="00182FA3" w:rsidRPr="00F820E4" w:rsidRDefault="00182FA3" w:rsidP="00F820E4">
            <w:pPr>
              <w:jc w:val="both"/>
              <w:rPr>
                <w:rFonts w:ascii="Times New Roman" w:hAnsi="Times New Roman" w:cs="Times New Roman"/>
                <w:sz w:val="20"/>
                <w:szCs w:val="20"/>
              </w:rPr>
            </w:pPr>
          </w:p>
        </w:tc>
      </w:tr>
      <w:tr w:rsidR="00257613" w:rsidRPr="00F820E4" w14:paraId="1EF37FD1" w14:textId="77777777" w:rsidTr="00257613">
        <w:tc>
          <w:tcPr>
            <w:tcW w:w="1103" w:type="pct"/>
            <w:vAlign w:val="center"/>
          </w:tcPr>
          <w:p w14:paraId="1652BECC" w14:textId="77777777" w:rsidR="00182FA3" w:rsidRPr="00F820E4" w:rsidRDefault="00182FA3" w:rsidP="00F820E4">
            <w:pPr>
              <w:jc w:val="both"/>
              <w:rPr>
                <w:rFonts w:ascii="Times New Roman" w:hAnsi="Times New Roman" w:cs="Times New Roman"/>
                <w:b/>
                <w:bCs/>
                <w:color w:val="000000"/>
                <w:sz w:val="20"/>
                <w:szCs w:val="20"/>
              </w:rPr>
            </w:pPr>
            <w:r w:rsidRPr="00F820E4">
              <w:rPr>
                <w:rFonts w:ascii="Times New Roman" w:hAnsi="Times New Roman" w:cs="Times New Roman"/>
                <w:color w:val="000000"/>
                <w:sz w:val="20"/>
                <w:szCs w:val="20"/>
              </w:rPr>
              <w:t>Khulna</w:t>
            </w:r>
          </w:p>
        </w:tc>
        <w:tc>
          <w:tcPr>
            <w:tcW w:w="471" w:type="pct"/>
            <w:vAlign w:val="center"/>
          </w:tcPr>
          <w:p w14:paraId="7F6E5493"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2379 (39.43)</w:t>
            </w:r>
          </w:p>
        </w:tc>
        <w:tc>
          <w:tcPr>
            <w:tcW w:w="653" w:type="pct"/>
            <w:vAlign w:val="center"/>
          </w:tcPr>
          <w:p w14:paraId="46AF7BA5"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3621 (60.57)</w:t>
            </w:r>
          </w:p>
        </w:tc>
        <w:tc>
          <w:tcPr>
            <w:tcW w:w="304" w:type="pct"/>
            <w:vAlign w:val="center"/>
          </w:tcPr>
          <w:p w14:paraId="552746AD" w14:textId="77777777" w:rsidR="00182FA3" w:rsidRPr="00F820E4" w:rsidRDefault="00182FA3" w:rsidP="00F820E4">
            <w:pPr>
              <w:jc w:val="both"/>
              <w:rPr>
                <w:rFonts w:ascii="Times New Roman" w:hAnsi="Times New Roman" w:cs="Times New Roman"/>
                <w:sz w:val="20"/>
                <w:szCs w:val="20"/>
              </w:rPr>
            </w:pPr>
          </w:p>
        </w:tc>
        <w:tc>
          <w:tcPr>
            <w:tcW w:w="441" w:type="pct"/>
            <w:vAlign w:val="center"/>
          </w:tcPr>
          <w:p w14:paraId="5ECF3D9A"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1789 (38.55)</w:t>
            </w:r>
          </w:p>
        </w:tc>
        <w:tc>
          <w:tcPr>
            <w:tcW w:w="470" w:type="pct"/>
            <w:vAlign w:val="center"/>
          </w:tcPr>
          <w:p w14:paraId="4F7B2638"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3209 (61.45)</w:t>
            </w:r>
          </w:p>
        </w:tc>
        <w:tc>
          <w:tcPr>
            <w:tcW w:w="304" w:type="pct"/>
            <w:vAlign w:val="center"/>
          </w:tcPr>
          <w:p w14:paraId="4276140D" w14:textId="77777777" w:rsidR="00182FA3" w:rsidRPr="00F820E4" w:rsidRDefault="00182FA3" w:rsidP="00F820E4">
            <w:pPr>
              <w:jc w:val="both"/>
              <w:rPr>
                <w:rFonts w:ascii="Times New Roman" w:hAnsi="Times New Roman" w:cs="Times New Roman"/>
                <w:sz w:val="20"/>
                <w:szCs w:val="20"/>
              </w:rPr>
            </w:pPr>
          </w:p>
        </w:tc>
        <w:tc>
          <w:tcPr>
            <w:tcW w:w="470" w:type="pct"/>
            <w:vAlign w:val="center"/>
          </w:tcPr>
          <w:p w14:paraId="46EC0B2B"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2413 (41.53)</w:t>
            </w:r>
          </w:p>
        </w:tc>
        <w:tc>
          <w:tcPr>
            <w:tcW w:w="470" w:type="pct"/>
            <w:vAlign w:val="center"/>
          </w:tcPr>
          <w:p w14:paraId="68753F4B"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3476 (58.47)</w:t>
            </w:r>
          </w:p>
        </w:tc>
        <w:tc>
          <w:tcPr>
            <w:tcW w:w="314" w:type="pct"/>
            <w:vAlign w:val="center"/>
          </w:tcPr>
          <w:p w14:paraId="750A15CE" w14:textId="77777777" w:rsidR="00182FA3" w:rsidRPr="00F820E4" w:rsidRDefault="00182FA3" w:rsidP="00F820E4">
            <w:pPr>
              <w:jc w:val="both"/>
              <w:rPr>
                <w:rFonts w:ascii="Times New Roman" w:hAnsi="Times New Roman" w:cs="Times New Roman"/>
                <w:sz w:val="20"/>
                <w:szCs w:val="20"/>
              </w:rPr>
            </w:pPr>
          </w:p>
        </w:tc>
      </w:tr>
      <w:tr w:rsidR="00257613" w:rsidRPr="00F820E4" w14:paraId="70418A70" w14:textId="77777777" w:rsidTr="00257613">
        <w:tc>
          <w:tcPr>
            <w:tcW w:w="1103" w:type="pct"/>
            <w:vAlign w:val="center"/>
          </w:tcPr>
          <w:p w14:paraId="7E7B31B0" w14:textId="77777777" w:rsidR="00182FA3" w:rsidRPr="00F820E4" w:rsidRDefault="00182FA3" w:rsidP="00F820E4">
            <w:pPr>
              <w:jc w:val="both"/>
              <w:rPr>
                <w:rFonts w:ascii="Times New Roman" w:hAnsi="Times New Roman" w:cs="Times New Roman"/>
                <w:color w:val="000000"/>
                <w:sz w:val="20"/>
                <w:szCs w:val="20"/>
              </w:rPr>
            </w:pPr>
            <w:proofErr w:type="spellStart"/>
            <w:r w:rsidRPr="00F820E4">
              <w:rPr>
                <w:rFonts w:ascii="Times New Roman" w:hAnsi="Times New Roman" w:cs="Times New Roman"/>
                <w:color w:val="000000"/>
                <w:sz w:val="20"/>
                <w:szCs w:val="20"/>
              </w:rPr>
              <w:t>Mymenshing</w:t>
            </w:r>
            <w:proofErr w:type="spellEnd"/>
          </w:p>
        </w:tc>
        <w:tc>
          <w:tcPr>
            <w:tcW w:w="471" w:type="pct"/>
            <w:vAlign w:val="center"/>
          </w:tcPr>
          <w:p w14:paraId="572E390D"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w:t>
            </w:r>
          </w:p>
        </w:tc>
        <w:tc>
          <w:tcPr>
            <w:tcW w:w="653" w:type="pct"/>
            <w:vAlign w:val="center"/>
          </w:tcPr>
          <w:p w14:paraId="234F9B57"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w:t>
            </w:r>
          </w:p>
        </w:tc>
        <w:tc>
          <w:tcPr>
            <w:tcW w:w="304" w:type="pct"/>
            <w:vAlign w:val="center"/>
          </w:tcPr>
          <w:p w14:paraId="4007167F" w14:textId="77777777" w:rsidR="00182FA3" w:rsidRPr="00F820E4" w:rsidRDefault="00182FA3" w:rsidP="00F820E4">
            <w:pPr>
              <w:jc w:val="both"/>
              <w:rPr>
                <w:rFonts w:ascii="Times New Roman" w:hAnsi="Times New Roman" w:cs="Times New Roman"/>
                <w:sz w:val="20"/>
                <w:szCs w:val="20"/>
              </w:rPr>
            </w:pPr>
          </w:p>
        </w:tc>
        <w:tc>
          <w:tcPr>
            <w:tcW w:w="441" w:type="pct"/>
            <w:vAlign w:val="center"/>
          </w:tcPr>
          <w:p w14:paraId="6AF6E152"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w:t>
            </w:r>
          </w:p>
        </w:tc>
        <w:tc>
          <w:tcPr>
            <w:tcW w:w="470" w:type="pct"/>
            <w:vAlign w:val="center"/>
          </w:tcPr>
          <w:p w14:paraId="1C2F092B"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w:t>
            </w:r>
          </w:p>
        </w:tc>
        <w:tc>
          <w:tcPr>
            <w:tcW w:w="304" w:type="pct"/>
            <w:vAlign w:val="center"/>
          </w:tcPr>
          <w:p w14:paraId="537F6C32" w14:textId="77777777" w:rsidR="00182FA3" w:rsidRPr="00F820E4" w:rsidRDefault="00182FA3" w:rsidP="00F820E4">
            <w:pPr>
              <w:jc w:val="both"/>
              <w:rPr>
                <w:rFonts w:ascii="Times New Roman" w:hAnsi="Times New Roman" w:cs="Times New Roman"/>
                <w:sz w:val="20"/>
                <w:szCs w:val="20"/>
              </w:rPr>
            </w:pPr>
          </w:p>
        </w:tc>
        <w:tc>
          <w:tcPr>
            <w:tcW w:w="470" w:type="pct"/>
            <w:vAlign w:val="center"/>
          </w:tcPr>
          <w:p w14:paraId="5A668F22"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615 (40.01)</w:t>
            </w:r>
          </w:p>
        </w:tc>
        <w:tc>
          <w:tcPr>
            <w:tcW w:w="470" w:type="pct"/>
            <w:vAlign w:val="center"/>
          </w:tcPr>
          <w:p w14:paraId="2B8DE471"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926 (59.99)</w:t>
            </w:r>
          </w:p>
        </w:tc>
        <w:tc>
          <w:tcPr>
            <w:tcW w:w="314" w:type="pct"/>
            <w:vAlign w:val="center"/>
          </w:tcPr>
          <w:p w14:paraId="7D819BC3" w14:textId="77777777" w:rsidR="00182FA3" w:rsidRPr="00F820E4" w:rsidRDefault="00182FA3" w:rsidP="00F820E4">
            <w:pPr>
              <w:jc w:val="both"/>
              <w:rPr>
                <w:rFonts w:ascii="Times New Roman" w:hAnsi="Times New Roman" w:cs="Times New Roman"/>
                <w:sz w:val="20"/>
                <w:szCs w:val="20"/>
              </w:rPr>
            </w:pPr>
          </w:p>
        </w:tc>
      </w:tr>
      <w:tr w:rsidR="00257613" w:rsidRPr="00F820E4" w14:paraId="5DF2ED93" w14:textId="77777777" w:rsidTr="00257613">
        <w:tc>
          <w:tcPr>
            <w:tcW w:w="1103" w:type="pct"/>
            <w:vAlign w:val="center"/>
          </w:tcPr>
          <w:p w14:paraId="1D68DB9B" w14:textId="77777777" w:rsidR="00182FA3" w:rsidRPr="00F820E4" w:rsidRDefault="00182FA3" w:rsidP="00F820E4">
            <w:pPr>
              <w:jc w:val="both"/>
              <w:rPr>
                <w:rFonts w:ascii="Times New Roman" w:hAnsi="Times New Roman" w:cs="Times New Roman"/>
                <w:b/>
                <w:bCs/>
                <w:color w:val="000000"/>
                <w:sz w:val="20"/>
                <w:szCs w:val="20"/>
              </w:rPr>
            </w:pPr>
            <w:proofErr w:type="spellStart"/>
            <w:r w:rsidRPr="00F820E4">
              <w:rPr>
                <w:rFonts w:ascii="Times New Roman" w:hAnsi="Times New Roman" w:cs="Times New Roman"/>
                <w:color w:val="000000"/>
                <w:sz w:val="20"/>
                <w:szCs w:val="20"/>
              </w:rPr>
              <w:t>Rajshahi</w:t>
            </w:r>
            <w:proofErr w:type="spellEnd"/>
          </w:p>
        </w:tc>
        <w:tc>
          <w:tcPr>
            <w:tcW w:w="471" w:type="pct"/>
            <w:vAlign w:val="center"/>
          </w:tcPr>
          <w:p w14:paraId="5ABD98F5"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3315 (47.70)</w:t>
            </w:r>
          </w:p>
        </w:tc>
        <w:tc>
          <w:tcPr>
            <w:tcW w:w="653" w:type="pct"/>
            <w:vAlign w:val="center"/>
          </w:tcPr>
          <w:p w14:paraId="36A1CC11"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3565 (52.30)</w:t>
            </w:r>
          </w:p>
        </w:tc>
        <w:tc>
          <w:tcPr>
            <w:tcW w:w="304" w:type="pct"/>
            <w:vAlign w:val="center"/>
          </w:tcPr>
          <w:p w14:paraId="781E7294" w14:textId="77777777" w:rsidR="00182FA3" w:rsidRPr="00F820E4" w:rsidRDefault="00182FA3" w:rsidP="00F820E4">
            <w:pPr>
              <w:jc w:val="both"/>
              <w:rPr>
                <w:rFonts w:ascii="Times New Roman" w:hAnsi="Times New Roman" w:cs="Times New Roman"/>
                <w:sz w:val="20"/>
                <w:szCs w:val="20"/>
              </w:rPr>
            </w:pPr>
          </w:p>
        </w:tc>
        <w:tc>
          <w:tcPr>
            <w:tcW w:w="441" w:type="pct"/>
            <w:vAlign w:val="center"/>
          </w:tcPr>
          <w:p w14:paraId="431E7FC4"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868 (33.37)</w:t>
            </w:r>
          </w:p>
        </w:tc>
        <w:tc>
          <w:tcPr>
            <w:tcW w:w="470" w:type="pct"/>
            <w:vAlign w:val="center"/>
          </w:tcPr>
          <w:p w14:paraId="0418608B"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1660 (66.63)</w:t>
            </w:r>
          </w:p>
        </w:tc>
        <w:tc>
          <w:tcPr>
            <w:tcW w:w="304" w:type="pct"/>
            <w:vAlign w:val="center"/>
          </w:tcPr>
          <w:p w14:paraId="363C5BE9" w14:textId="77777777" w:rsidR="00182FA3" w:rsidRPr="00F820E4" w:rsidRDefault="00182FA3" w:rsidP="00F820E4">
            <w:pPr>
              <w:jc w:val="both"/>
              <w:rPr>
                <w:rFonts w:ascii="Times New Roman" w:hAnsi="Times New Roman" w:cs="Times New Roman"/>
                <w:sz w:val="20"/>
                <w:szCs w:val="20"/>
              </w:rPr>
            </w:pPr>
          </w:p>
        </w:tc>
        <w:tc>
          <w:tcPr>
            <w:tcW w:w="470" w:type="pct"/>
            <w:vAlign w:val="center"/>
          </w:tcPr>
          <w:p w14:paraId="449EC1F3"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1804 (46.55)</w:t>
            </w:r>
          </w:p>
        </w:tc>
        <w:tc>
          <w:tcPr>
            <w:tcW w:w="470" w:type="pct"/>
            <w:vAlign w:val="center"/>
          </w:tcPr>
          <w:p w14:paraId="19836BFC"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1987 (53.45)</w:t>
            </w:r>
          </w:p>
        </w:tc>
        <w:tc>
          <w:tcPr>
            <w:tcW w:w="314" w:type="pct"/>
            <w:vAlign w:val="center"/>
          </w:tcPr>
          <w:p w14:paraId="61D25AD1" w14:textId="77777777" w:rsidR="00182FA3" w:rsidRPr="00F820E4" w:rsidRDefault="00182FA3" w:rsidP="00F820E4">
            <w:pPr>
              <w:jc w:val="both"/>
              <w:rPr>
                <w:rFonts w:ascii="Times New Roman" w:hAnsi="Times New Roman" w:cs="Times New Roman"/>
                <w:sz w:val="20"/>
                <w:szCs w:val="20"/>
              </w:rPr>
            </w:pPr>
          </w:p>
        </w:tc>
      </w:tr>
      <w:tr w:rsidR="00257613" w:rsidRPr="00F820E4" w14:paraId="097B3588" w14:textId="77777777" w:rsidTr="00257613">
        <w:tc>
          <w:tcPr>
            <w:tcW w:w="1103" w:type="pct"/>
            <w:vAlign w:val="center"/>
          </w:tcPr>
          <w:p w14:paraId="4B90FE96" w14:textId="77777777" w:rsidR="00182FA3" w:rsidRPr="00F820E4" w:rsidRDefault="00182FA3" w:rsidP="00F820E4">
            <w:pPr>
              <w:jc w:val="both"/>
              <w:rPr>
                <w:rFonts w:ascii="Times New Roman" w:hAnsi="Times New Roman" w:cs="Times New Roman"/>
                <w:b/>
                <w:bCs/>
                <w:color w:val="000000"/>
                <w:sz w:val="20"/>
                <w:szCs w:val="20"/>
              </w:rPr>
            </w:pPr>
            <w:r w:rsidRPr="00F820E4">
              <w:rPr>
                <w:rFonts w:ascii="Times New Roman" w:hAnsi="Times New Roman" w:cs="Times New Roman"/>
                <w:color w:val="000000"/>
                <w:sz w:val="20"/>
                <w:szCs w:val="20"/>
              </w:rPr>
              <w:t>Rangpur</w:t>
            </w:r>
          </w:p>
        </w:tc>
        <w:tc>
          <w:tcPr>
            <w:tcW w:w="471" w:type="pct"/>
            <w:vAlign w:val="center"/>
          </w:tcPr>
          <w:p w14:paraId="1483A6B3"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w:t>
            </w:r>
          </w:p>
        </w:tc>
        <w:tc>
          <w:tcPr>
            <w:tcW w:w="653" w:type="pct"/>
            <w:vAlign w:val="center"/>
          </w:tcPr>
          <w:p w14:paraId="199ECB37"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w:t>
            </w:r>
          </w:p>
        </w:tc>
        <w:tc>
          <w:tcPr>
            <w:tcW w:w="304" w:type="pct"/>
            <w:vAlign w:val="center"/>
          </w:tcPr>
          <w:p w14:paraId="7BE6BA91" w14:textId="77777777" w:rsidR="00182FA3" w:rsidRPr="00F820E4" w:rsidRDefault="00182FA3" w:rsidP="00F820E4">
            <w:pPr>
              <w:jc w:val="both"/>
              <w:rPr>
                <w:rFonts w:ascii="Times New Roman" w:hAnsi="Times New Roman" w:cs="Times New Roman"/>
                <w:sz w:val="20"/>
                <w:szCs w:val="20"/>
              </w:rPr>
            </w:pPr>
          </w:p>
        </w:tc>
        <w:tc>
          <w:tcPr>
            <w:tcW w:w="441" w:type="pct"/>
            <w:vAlign w:val="center"/>
          </w:tcPr>
          <w:p w14:paraId="5D9058B7"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553 (28.20)</w:t>
            </w:r>
          </w:p>
        </w:tc>
        <w:tc>
          <w:tcPr>
            <w:tcW w:w="470" w:type="pct"/>
            <w:vAlign w:val="center"/>
          </w:tcPr>
          <w:p w14:paraId="05A8510E"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1317 (71.8)</w:t>
            </w:r>
          </w:p>
        </w:tc>
        <w:tc>
          <w:tcPr>
            <w:tcW w:w="304" w:type="pct"/>
            <w:vAlign w:val="center"/>
          </w:tcPr>
          <w:p w14:paraId="253A4122" w14:textId="77777777" w:rsidR="00182FA3" w:rsidRPr="00F820E4" w:rsidRDefault="00182FA3" w:rsidP="00F820E4">
            <w:pPr>
              <w:jc w:val="both"/>
              <w:rPr>
                <w:rFonts w:ascii="Times New Roman" w:hAnsi="Times New Roman" w:cs="Times New Roman"/>
                <w:sz w:val="20"/>
                <w:szCs w:val="20"/>
              </w:rPr>
            </w:pPr>
          </w:p>
        </w:tc>
        <w:tc>
          <w:tcPr>
            <w:tcW w:w="470" w:type="pct"/>
            <w:vAlign w:val="center"/>
          </w:tcPr>
          <w:p w14:paraId="46E16DEC"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1045 (35.25)</w:t>
            </w:r>
          </w:p>
        </w:tc>
        <w:tc>
          <w:tcPr>
            <w:tcW w:w="470" w:type="pct"/>
            <w:vAlign w:val="center"/>
          </w:tcPr>
          <w:p w14:paraId="5142D5E4"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2131 (64.75)</w:t>
            </w:r>
          </w:p>
        </w:tc>
        <w:tc>
          <w:tcPr>
            <w:tcW w:w="314" w:type="pct"/>
            <w:vAlign w:val="center"/>
          </w:tcPr>
          <w:p w14:paraId="0C147FE5" w14:textId="77777777" w:rsidR="00182FA3" w:rsidRPr="00F820E4" w:rsidRDefault="00182FA3" w:rsidP="00F820E4">
            <w:pPr>
              <w:jc w:val="both"/>
              <w:rPr>
                <w:rFonts w:ascii="Times New Roman" w:hAnsi="Times New Roman" w:cs="Times New Roman"/>
                <w:sz w:val="20"/>
                <w:szCs w:val="20"/>
              </w:rPr>
            </w:pPr>
          </w:p>
        </w:tc>
      </w:tr>
      <w:tr w:rsidR="00257613" w:rsidRPr="00F820E4" w14:paraId="260EE3F7" w14:textId="77777777" w:rsidTr="00257613">
        <w:tc>
          <w:tcPr>
            <w:tcW w:w="1103" w:type="pct"/>
            <w:vAlign w:val="center"/>
          </w:tcPr>
          <w:p w14:paraId="56C164DE" w14:textId="77777777" w:rsidR="00182FA3" w:rsidRPr="00F820E4" w:rsidRDefault="00182FA3" w:rsidP="00F820E4">
            <w:pPr>
              <w:jc w:val="both"/>
              <w:rPr>
                <w:rFonts w:ascii="Times New Roman" w:hAnsi="Times New Roman" w:cs="Times New Roman"/>
                <w:b/>
                <w:bCs/>
                <w:color w:val="000000"/>
                <w:sz w:val="20"/>
                <w:szCs w:val="20"/>
              </w:rPr>
            </w:pPr>
            <w:r w:rsidRPr="00F820E4">
              <w:rPr>
                <w:rFonts w:ascii="Times New Roman" w:hAnsi="Times New Roman" w:cs="Times New Roman"/>
                <w:color w:val="000000"/>
                <w:sz w:val="20"/>
                <w:szCs w:val="20"/>
              </w:rPr>
              <w:t>Sylhet</w:t>
            </w:r>
          </w:p>
        </w:tc>
        <w:tc>
          <w:tcPr>
            <w:tcW w:w="471" w:type="pct"/>
            <w:vAlign w:val="center"/>
          </w:tcPr>
          <w:p w14:paraId="544776E8"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951 (49.35)</w:t>
            </w:r>
          </w:p>
        </w:tc>
        <w:tc>
          <w:tcPr>
            <w:tcW w:w="653" w:type="pct"/>
            <w:vAlign w:val="center"/>
          </w:tcPr>
          <w:p w14:paraId="54A98F73"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1008 (50.65)</w:t>
            </w:r>
          </w:p>
        </w:tc>
        <w:tc>
          <w:tcPr>
            <w:tcW w:w="304" w:type="pct"/>
            <w:vAlign w:val="center"/>
          </w:tcPr>
          <w:p w14:paraId="07F12192" w14:textId="77777777" w:rsidR="00182FA3" w:rsidRPr="00F820E4" w:rsidRDefault="00182FA3" w:rsidP="00F820E4">
            <w:pPr>
              <w:jc w:val="both"/>
              <w:rPr>
                <w:rFonts w:ascii="Times New Roman" w:hAnsi="Times New Roman" w:cs="Times New Roman"/>
                <w:sz w:val="20"/>
                <w:szCs w:val="20"/>
              </w:rPr>
            </w:pPr>
          </w:p>
        </w:tc>
        <w:tc>
          <w:tcPr>
            <w:tcW w:w="441" w:type="pct"/>
            <w:vAlign w:val="center"/>
          </w:tcPr>
          <w:p w14:paraId="48A19C01"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492 (46.91)</w:t>
            </w:r>
          </w:p>
        </w:tc>
        <w:tc>
          <w:tcPr>
            <w:tcW w:w="470" w:type="pct"/>
            <w:vAlign w:val="center"/>
          </w:tcPr>
          <w:p w14:paraId="7AEAB484"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532 (53.09)</w:t>
            </w:r>
          </w:p>
        </w:tc>
        <w:tc>
          <w:tcPr>
            <w:tcW w:w="304" w:type="pct"/>
            <w:vAlign w:val="center"/>
          </w:tcPr>
          <w:p w14:paraId="191C2A36" w14:textId="77777777" w:rsidR="00182FA3" w:rsidRPr="00F820E4" w:rsidRDefault="00182FA3" w:rsidP="00F820E4">
            <w:pPr>
              <w:jc w:val="both"/>
              <w:rPr>
                <w:rFonts w:ascii="Times New Roman" w:hAnsi="Times New Roman" w:cs="Times New Roman"/>
                <w:sz w:val="20"/>
                <w:szCs w:val="20"/>
              </w:rPr>
            </w:pPr>
          </w:p>
        </w:tc>
        <w:tc>
          <w:tcPr>
            <w:tcW w:w="470" w:type="pct"/>
            <w:vAlign w:val="center"/>
          </w:tcPr>
          <w:p w14:paraId="688C0FA3"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548 (23.44)</w:t>
            </w:r>
          </w:p>
        </w:tc>
        <w:tc>
          <w:tcPr>
            <w:tcW w:w="470" w:type="pct"/>
            <w:vAlign w:val="center"/>
          </w:tcPr>
          <w:p w14:paraId="6040DEFE"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1561 (76.56)</w:t>
            </w:r>
          </w:p>
        </w:tc>
        <w:tc>
          <w:tcPr>
            <w:tcW w:w="314" w:type="pct"/>
            <w:vAlign w:val="center"/>
          </w:tcPr>
          <w:p w14:paraId="33B79D00" w14:textId="77777777" w:rsidR="00182FA3" w:rsidRPr="00F820E4" w:rsidRDefault="00182FA3" w:rsidP="00F820E4">
            <w:pPr>
              <w:jc w:val="both"/>
              <w:rPr>
                <w:rFonts w:ascii="Times New Roman" w:hAnsi="Times New Roman" w:cs="Times New Roman"/>
                <w:sz w:val="20"/>
                <w:szCs w:val="20"/>
              </w:rPr>
            </w:pPr>
          </w:p>
        </w:tc>
      </w:tr>
      <w:tr w:rsidR="00257613" w:rsidRPr="00F820E4" w14:paraId="320470BC" w14:textId="77777777" w:rsidTr="00257613">
        <w:tc>
          <w:tcPr>
            <w:tcW w:w="1103" w:type="pct"/>
            <w:vAlign w:val="center"/>
          </w:tcPr>
          <w:p w14:paraId="244C41D7" w14:textId="77777777" w:rsidR="00182FA3" w:rsidRPr="00F820E4" w:rsidRDefault="00182FA3" w:rsidP="00F820E4">
            <w:pPr>
              <w:jc w:val="both"/>
              <w:rPr>
                <w:rFonts w:ascii="Times New Roman" w:hAnsi="Times New Roman" w:cs="Times New Roman"/>
                <w:b/>
                <w:bCs/>
                <w:color w:val="000000"/>
                <w:sz w:val="20"/>
                <w:szCs w:val="20"/>
              </w:rPr>
            </w:pPr>
            <w:r w:rsidRPr="00F820E4">
              <w:rPr>
                <w:rFonts w:ascii="Times New Roman" w:hAnsi="Times New Roman" w:cs="Times New Roman"/>
                <w:b/>
                <w:bCs/>
                <w:color w:val="000000"/>
                <w:sz w:val="20"/>
                <w:szCs w:val="20"/>
              </w:rPr>
              <w:t>Type of place of</w:t>
            </w:r>
            <w:r w:rsidRPr="00F820E4">
              <w:rPr>
                <w:rFonts w:ascii="Times New Roman" w:hAnsi="Times New Roman" w:cs="Times New Roman"/>
                <w:b/>
                <w:bCs/>
                <w:color w:val="000000"/>
                <w:sz w:val="20"/>
                <w:szCs w:val="20"/>
              </w:rPr>
              <w:br/>
              <w:t>residence</w:t>
            </w:r>
          </w:p>
        </w:tc>
        <w:tc>
          <w:tcPr>
            <w:tcW w:w="471" w:type="pct"/>
            <w:vAlign w:val="center"/>
          </w:tcPr>
          <w:p w14:paraId="1C86970B" w14:textId="77777777" w:rsidR="00182FA3" w:rsidRPr="00F820E4" w:rsidRDefault="00182FA3" w:rsidP="00F820E4">
            <w:pPr>
              <w:jc w:val="both"/>
              <w:rPr>
                <w:rFonts w:ascii="Times New Roman" w:hAnsi="Times New Roman" w:cs="Times New Roman"/>
                <w:sz w:val="20"/>
                <w:szCs w:val="20"/>
              </w:rPr>
            </w:pPr>
          </w:p>
        </w:tc>
        <w:tc>
          <w:tcPr>
            <w:tcW w:w="653" w:type="pct"/>
            <w:vAlign w:val="center"/>
          </w:tcPr>
          <w:p w14:paraId="725D54D7" w14:textId="77777777" w:rsidR="00182FA3" w:rsidRPr="00F820E4" w:rsidRDefault="00182FA3" w:rsidP="00F820E4">
            <w:pPr>
              <w:jc w:val="both"/>
              <w:rPr>
                <w:rFonts w:ascii="Times New Roman" w:hAnsi="Times New Roman" w:cs="Times New Roman"/>
                <w:sz w:val="20"/>
                <w:szCs w:val="20"/>
              </w:rPr>
            </w:pPr>
          </w:p>
        </w:tc>
        <w:tc>
          <w:tcPr>
            <w:tcW w:w="304" w:type="pct"/>
            <w:vAlign w:val="center"/>
          </w:tcPr>
          <w:p w14:paraId="018C9FC4" w14:textId="77777777" w:rsidR="00182FA3" w:rsidRPr="00F820E4" w:rsidRDefault="00182FA3" w:rsidP="00F820E4">
            <w:pPr>
              <w:jc w:val="both"/>
              <w:rPr>
                <w:rFonts w:ascii="Times New Roman" w:hAnsi="Times New Roman" w:cs="Times New Roman"/>
                <w:sz w:val="20"/>
                <w:szCs w:val="20"/>
              </w:rPr>
            </w:pPr>
          </w:p>
        </w:tc>
        <w:tc>
          <w:tcPr>
            <w:tcW w:w="441" w:type="pct"/>
            <w:vAlign w:val="center"/>
          </w:tcPr>
          <w:p w14:paraId="0AD9C5CC" w14:textId="77777777" w:rsidR="00182FA3" w:rsidRPr="00F820E4" w:rsidRDefault="00182FA3" w:rsidP="00F820E4">
            <w:pPr>
              <w:jc w:val="both"/>
              <w:rPr>
                <w:rFonts w:ascii="Times New Roman" w:hAnsi="Times New Roman" w:cs="Times New Roman"/>
                <w:sz w:val="20"/>
                <w:szCs w:val="20"/>
              </w:rPr>
            </w:pPr>
          </w:p>
        </w:tc>
        <w:tc>
          <w:tcPr>
            <w:tcW w:w="470" w:type="pct"/>
            <w:vAlign w:val="center"/>
          </w:tcPr>
          <w:p w14:paraId="5F85E14D" w14:textId="77777777" w:rsidR="00182FA3" w:rsidRPr="00F820E4" w:rsidRDefault="00182FA3" w:rsidP="00F820E4">
            <w:pPr>
              <w:jc w:val="both"/>
              <w:rPr>
                <w:rFonts w:ascii="Times New Roman" w:hAnsi="Times New Roman" w:cs="Times New Roman"/>
                <w:sz w:val="20"/>
                <w:szCs w:val="20"/>
              </w:rPr>
            </w:pPr>
          </w:p>
        </w:tc>
        <w:tc>
          <w:tcPr>
            <w:tcW w:w="304" w:type="pct"/>
            <w:vAlign w:val="center"/>
          </w:tcPr>
          <w:p w14:paraId="2E21232C" w14:textId="77777777" w:rsidR="00182FA3" w:rsidRPr="00F820E4" w:rsidRDefault="00182FA3" w:rsidP="00F820E4">
            <w:pPr>
              <w:jc w:val="both"/>
              <w:rPr>
                <w:rFonts w:ascii="Times New Roman" w:hAnsi="Times New Roman" w:cs="Times New Roman"/>
                <w:sz w:val="20"/>
                <w:szCs w:val="20"/>
              </w:rPr>
            </w:pPr>
          </w:p>
        </w:tc>
        <w:tc>
          <w:tcPr>
            <w:tcW w:w="470" w:type="pct"/>
            <w:vAlign w:val="center"/>
          </w:tcPr>
          <w:p w14:paraId="484F2933" w14:textId="77777777" w:rsidR="00182FA3" w:rsidRPr="00F820E4" w:rsidRDefault="00182FA3" w:rsidP="00F820E4">
            <w:pPr>
              <w:jc w:val="both"/>
              <w:rPr>
                <w:rFonts w:ascii="Times New Roman" w:hAnsi="Times New Roman" w:cs="Times New Roman"/>
                <w:sz w:val="20"/>
                <w:szCs w:val="20"/>
              </w:rPr>
            </w:pPr>
          </w:p>
        </w:tc>
        <w:tc>
          <w:tcPr>
            <w:tcW w:w="470" w:type="pct"/>
            <w:vAlign w:val="center"/>
          </w:tcPr>
          <w:p w14:paraId="1FEC57AE" w14:textId="77777777" w:rsidR="00182FA3" w:rsidRPr="00F820E4" w:rsidRDefault="00182FA3" w:rsidP="00F820E4">
            <w:pPr>
              <w:jc w:val="both"/>
              <w:rPr>
                <w:rFonts w:ascii="Times New Roman" w:hAnsi="Times New Roman" w:cs="Times New Roman"/>
                <w:sz w:val="20"/>
                <w:szCs w:val="20"/>
              </w:rPr>
            </w:pPr>
          </w:p>
        </w:tc>
        <w:tc>
          <w:tcPr>
            <w:tcW w:w="314" w:type="pct"/>
            <w:vAlign w:val="center"/>
          </w:tcPr>
          <w:p w14:paraId="48EC72FF" w14:textId="77777777" w:rsidR="00182FA3" w:rsidRPr="00F820E4" w:rsidRDefault="00182FA3" w:rsidP="00F820E4">
            <w:pPr>
              <w:jc w:val="both"/>
              <w:rPr>
                <w:rFonts w:ascii="Times New Roman" w:hAnsi="Times New Roman" w:cs="Times New Roman"/>
                <w:sz w:val="20"/>
                <w:szCs w:val="20"/>
              </w:rPr>
            </w:pPr>
          </w:p>
        </w:tc>
      </w:tr>
      <w:tr w:rsidR="00257613" w:rsidRPr="00F820E4" w14:paraId="7C3FEF67" w14:textId="77777777" w:rsidTr="00257613">
        <w:tc>
          <w:tcPr>
            <w:tcW w:w="1103" w:type="pct"/>
            <w:vAlign w:val="center"/>
          </w:tcPr>
          <w:p w14:paraId="6F65BCCD" w14:textId="77777777" w:rsidR="00182FA3" w:rsidRPr="00F820E4" w:rsidRDefault="00182FA3" w:rsidP="00F820E4">
            <w:pPr>
              <w:jc w:val="both"/>
              <w:rPr>
                <w:rFonts w:ascii="Times New Roman" w:hAnsi="Times New Roman" w:cs="Times New Roman"/>
                <w:b/>
                <w:bCs/>
                <w:color w:val="000000"/>
                <w:sz w:val="20"/>
                <w:szCs w:val="20"/>
              </w:rPr>
            </w:pPr>
            <w:r w:rsidRPr="00F820E4">
              <w:rPr>
                <w:rFonts w:ascii="Times New Roman" w:hAnsi="Times New Roman" w:cs="Times New Roman"/>
                <w:color w:val="000000"/>
                <w:sz w:val="20"/>
                <w:szCs w:val="20"/>
              </w:rPr>
              <w:t>Rural</w:t>
            </w:r>
          </w:p>
        </w:tc>
        <w:tc>
          <w:tcPr>
            <w:tcW w:w="471" w:type="pct"/>
            <w:vAlign w:val="center"/>
          </w:tcPr>
          <w:p w14:paraId="2D0902E1"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9360 (48.04)</w:t>
            </w:r>
          </w:p>
        </w:tc>
        <w:tc>
          <w:tcPr>
            <w:tcW w:w="653" w:type="pct"/>
            <w:vAlign w:val="center"/>
          </w:tcPr>
          <w:p w14:paraId="4DC035B3"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10120 (51.96)</w:t>
            </w:r>
          </w:p>
        </w:tc>
        <w:tc>
          <w:tcPr>
            <w:tcW w:w="304" w:type="pct"/>
            <w:vAlign w:val="center"/>
          </w:tcPr>
          <w:p w14:paraId="61D8E433"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0.000</w:t>
            </w:r>
          </w:p>
        </w:tc>
        <w:tc>
          <w:tcPr>
            <w:tcW w:w="441" w:type="pct"/>
            <w:vAlign w:val="center"/>
          </w:tcPr>
          <w:p w14:paraId="58B76001"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1335 (27.95)</w:t>
            </w:r>
          </w:p>
        </w:tc>
        <w:tc>
          <w:tcPr>
            <w:tcW w:w="470" w:type="pct"/>
            <w:vAlign w:val="center"/>
          </w:tcPr>
          <w:p w14:paraId="0DEADA49"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3321 (72.05)</w:t>
            </w:r>
          </w:p>
        </w:tc>
        <w:tc>
          <w:tcPr>
            <w:tcW w:w="304" w:type="pct"/>
            <w:vAlign w:val="center"/>
          </w:tcPr>
          <w:p w14:paraId="05C4E6C8"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0.000</w:t>
            </w:r>
          </w:p>
        </w:tc>
        <w:tc>
          <w:tcPr>
            <w:tcW w:w="470" w:type="pct"/>
            <w:vAlign w:val="center"/>
          </w:tcPr>
          <w:p w14:paraId="6DD64C56"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2587 (36.58)</w:t>
            </w:r>
          </w:p>
        </w:tc>
        <w:tc>
          <w:tcPr>
            <w:tcW w:w="470" w:type="pct"/>
            <w:vAlign w:val="center"/>
          </w:tcPr>
          <w:p w14:paraId="513B7C99"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4586 (63.42)</w:t>
            </w:r>
          </w:p>
        </w:tc>
        <w:tc>
          <w:tcPr>
            <w:tcW w:w="314" w:type="pct"/>
            <w:vAlign w:val="center"/>
          </w:tcPr>
          <w:p w14:paraId="7227CF13"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0.000</w:t>
            </w:r>
          </w:p>
        </w:tc>
      </w:tr>
      <w:tr w:rsidR="00257613" w:rsidRPr="00F820E4" w14:paraId="16064838" w14:textId="77777777" w:rsidTr="00257613">
        <w:tc>
          <w:tcPr>
            <w:tcW w:w="1103" w:type="pct"/>
            <w:vAlign w:val="center"/>
          </w:tcPr>
          <w:p w14:paraId="3BD04B03" w14:textId="77777777" w:rsidR="00182FA3" w:rsidRPr="00F820E4" w:rsidRDefault="00182FA3" w:rsidP="00F820E4">
            <w:pPr>
              <w:jc w:val="both"/>
              <w:rPr>
                <w:rFonts w:ascii="Times New Roman" w:hAnsi="Times New Roman" w:cs="Times New Roman"/>
                <w:b/>
                <w:bCs/>
                <w:color w:val="000000"/>
                <w:sz w:val="20"/>
                <w:szCs w:val="20"/>
              </w:rPr>
            </w:pPr>
            <w:r w:rsidRPr="00F820E4">
              <w:rPr>
                <w:rFonts w:ascii="Times New Roman" w:hAnsi="Times New Roman" w:cs="Times New Roman"/>
                <w:color w:val="000000"/>
                <w:sz w:val="20"/>
                <w:szCs w:val="20"/>
              </w:rPr>
              <w:t>Urban</w:t>
            </w:r>
          </w:p>
        </w:tc>
        <w:tc>
          <w:tcPr>
            <w:tcW w:w="471" w:type="pct"/>
            <w:vAlign w:val="center"/>
          </w:tcPr>
          <w:p w14:paraId="40DA9106"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5513 (39.81)</w:t>
            </w:r>
          </w:p>
        </w:tc>
        <w:tc>
          <w:tcPr>
            <w:tcW w:w="653" w:type="pct"/>
            <w:vAlign w:val="center"/>
          </w:tcPr>
          <w:p w14:paraId="1BFA7257"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8109 (60.19)</w:t>
            </w:r>
          </w:p>
        </w:tc>
        <w:tc>
          <w:tcPr>
            <w:tcW w:w="304" w:type="pct"/>
            <w:vAlign w:val="center"/>
          </w:tcPr>
          <w:p w14:paraId="7201414E" w14:textId="77777777" w:rsidR="00182FA3" w:rsidRPr="00F820E4" w:rsidRDefault="00182FA3" w:rsidP="00F820E4">
            <w:pPr>
              <w:jc w:val="both"/>
              <w:rPr>
                <w:rFonts w:ascii="Times New Roman" w:hAnsi="Times New Roman" w:cs="Times New Roman"/>
                <w:sz w:val="20"/>
                <w:szCs w:val="20"/>
              </w:rPr>
            </w:pPr>
          </w:p>
        </w:tc>
        <w:tc>
          <w:tcPr>
            <w:tcW w:w="441" w:type="pct"/>
            <w:vAlign w:val="center"/>
          </w:tcPr>
          <w:p w14:paraId="3533350A"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5942 (38.05)</w:t>
            </w:r>
          </w:p>
        </w:tc>
        <w:tc>
          <w:tcPr>
            <w:tcW w:w="470" w:type="pct"/>
            <w:vAlign w:val="center"/>
          </w:tcPr>
          <w:p w14:paraId="08868319"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10129 (61.95)</w:t>
            </w:r>
          </w:p>
        </w:tc>
        <w:tc>
          <w:tcPr>
            <w:tcW w:w="304" w:type="pct"/>
            <w:vAlign w:val="center"/>
          </w:tcPr>
          <w:p w14:paraId="2B600DFB" w14:textId="77777777" w:rsidR="00182FA3" w:rsidRPr="00F820E4" w:rsidRDefault="00182FA3" w:rsidP="00F820E4">
            <w:pPr>
              <w:jc w:val="both"/>
              <w:rPr>
                <w:rFonts w:ascii="Times New Roman" w:hAnsi="Times New Roman" w:cs="Times New Roman"/>
                <w:sz w:val="20"/>
                <w:szCs w:val="20"/>
              </w:rPr>
            </w:pPr>
          </w:p>
        </w:tc>
        <w:tc>
          <w:tcPr>
            <w:tcW w:w="470" w:type="pct"/>
            <w:vAlign w:val="center"/>
          </w:tcPr>
          <w:p w14:paraId="1F051CFE"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9526 (43.07)</w:t>
            </w:r>
          </w:p>
        </w:tc>
        <w:tc>
          <w:tcPr>
            <w:tcW w:w="470" w:type="pct"/>
            <w:vAlign w:val="center"/>
          </w:tcPr>
          <w:p w14:paraId="223608B4"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13025 (56.93)</w:t>
            </w:r>
          </w:p>
        </w:tc>
        <w:tc>
          <w:tcPr>
            <w:tcW w:w="314" w:type="pct"/>
            <w:vAlign w:val="center"/>
          </w:tcPr>
          <w:p w14:paraId="0DF89F5C" w14:textId="77777777" w:rsidR="00182FA3" w:rsidRPr="00F820E4" w:rsidRDefault="00182FA3" w:rsidP="00F820E4">
            <w:pPr>
              <w:jc w:val="both"/>
              <w:rPr>
                <w:rFonts w:ascii="Times New Roman" w:hAnsi="Times New Roman" w:cs="Times New Roman"/>
                <w:sz w:val="20"/>
                <w:szCs w:val="20"/>
              </w:rPr>
            </w:pPr>
          </w:p>
        </w:tc>
      </w:tr>
      <w:tr w:rsidR="00257613" w:rsidRPr="00F820E4" w14:paraId="4DCC709B" w14:textId="77777777" w:rsidTr="00257613">
        <w:tc>
          <w:tcPr>
            <w:tcW w:w="1103" w:type="pct"/>
            <w:vAlign w:val="center"/>
          </w:tcPr>
          <w:p w14:paraId="0A0D3DE0" w14:textId="77777777" w:rsidR="00182FA3" w:rsidRPr="00F820E4" w:rsidRDefault="00182FA3" w:rsidP="00F820E4">
            <w:pPr>
              <w:jc w:val="both"/>
              <w:rPr>
                <w:rFonts w:ascii="Times New Roman" w:hAnsi="Times New Roman" w:cs="Times New Roman"/>
                <w:b/>
                <w:bCs/>
                <w:color w:val="000000"/>
                <w:sz w:val="20"/>
                <w:szCs w:val="20"/>
              </w:rPr>
            </w:pPr>
            <w:proofErr w:type="spellStart"/>
            <w:r w:rsidRPr="00F820E4">
              <w:rPr>
                <w:rFonts w:ascii="Times New Roman" w:hAnsi="Times New Roman" w:cs="Times New Roman"/>
                <w:color w:val="000000"/>
                <w:sz w:val="20"/>
                <w:szCs w:val="20"/>
              </w:rPr>
              <w:t>Tribial</w:t>
            </w:r>
            <w:proofErr w:type="spellEnd"/>
          </w:p>
        </w:tc>
        <w:tc>
          <w:tcPr>
            <w:tcW w:w="471" w:type="pct"/>
            <w:vAlign w:val="center"/>
          </w:tcPr>
          <w:p w14:paraId="390B7053"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287 (45.75)</w:t>
            </w:r>
          </w:p>
        </w:tc>
        <w:tc>
          <w:tcPr>
            <w:tcW w:w="653" w:type="pct"/>
            <w:vAlign w:val="center"/>
          </w:tcPr>
          <w:p w14:paraId="06E0F19A"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454 (54.25)</w:t>
            </w:r>
          </w:p>
        </w:tc>
        <w:tc>
          <w:tcPr>
            <w:tcW w:w="304" w:type="pct"/>
            <w:vAlign w:val="center"/>
          </w:tcPr>
          <w:p w14:paraId="7EA1656D" w14:textId="77777777" w:rsidR="00182FA3" w:rsidRPr="00F820E4" w:rsidRDefault="00182FA3" w:rsidP="00F820E4">
            <w:pPr>
              <w:jc w:val="both"/>
              <w:rPr>
                <w:rFonts w:ascii="Times New Roman" w:hAnsi="Times New Roman" w:cs="Times New Roman"/>
                <w:sz w:val="20"/>
                <w:szCs w:val="20"/>
              </w:rPr>
            </w:pPr>
          </w:p>
        </w:tc>
        <w:tc>
          <w:tcPr>
            <w:tcW w:w="441" w:type="pct"/>
            <w:vAlign w:val="center"/>
          </w:tcPr>
          <w:p w14:paraId="10BD078D"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w:t>
            </w:r>
          </w:p>
        </w:tc>
        <w:tc>
          <w:tcPr>
            <w:tcW w:w="470" w:type="pct"/>
            <w:vAlign w:val="center"/>
          </w:tcPr>
          <w:p w14:paraId="3ED776ED"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w:t>
            </w:r>
          </w:p>
        </w:tc>
        <w:tc>
          <w:tcPr>
            <w:tcW w:w="304" w:type="pct"/>
            <w:vAlign w:val="center"/>
          </w:tcPr>
          <w:p w14:paraId="6AFA3F9B" w14:textId="77777777" w:rsidR="00182FA3" w:rsidRPr="00F820E4" w:rsidRDefault="00182FA3" w:rsidP="00F820E4">
            <w:pPr>
              <w:jc w:val="both"/>
              <w:rPr>
                <w:rFonts w:ascii="Times New Roman" w:hAnsi="Times New Roman" w:cs="Times New Roman"/>
                <w:sz w:val="20"/>
                <w:szCs w:val="20"/>
              </w:rPr>
            </w:pPr>
          </w:p>
        </w:tc>
        <w:tc>
          <w:tcPr>
            <w:tcW w:w="470" w:type="pct"/>
            <w:vAlign w:val="center"/>
          </w:tcPr>
          <w:p w14:paraId="1D671186"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w:t>
            </w:r>
          </w:p>
        </w:tc>
        <w:tc>
          <w:tcPr>
            <w:tcW w:w="470" w:type="pct"/>
            <w:vAlign w:val="center"/>
          </w:tcPr>
          <w:p w14:paraId="16181108"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w:t>
            </w:r>
          </w:p>
        </w:tc>
        <w:tc>
          <w:tcPr>
            <w:tcW w:w="314" w:type="pct"/>
            <w:vAlign w:val="center"/>
          </w:tcPr>
          <w:p w14:paraId="34522118" w14:textId="77777777" w:rsidR="00182FA3" w:rsidRPr="00F820E4" w:rsidRDefault="00182FA3" w:rsidP="00F820E4">
            <w:pPr>
              <w:jc w:val="both"/>
              <w:rPr>
                <w:rFonts w:ascii="Times New Roman" w:hAnsi="Times New Roman" w:cs="Times New Roman"/>
                <w:sz w:val="20"/>
                <w:szCs w:val="20"/>
              </w:rPr>
            </w:pPr>
          </w:p>
        </w:tc>
      </w:tr>
      <w:tr w:rsidR="00257613" w:rsidRPr="00F820E4" w14:paraId="42E19276" w14:textId="77777777" w:rsidTr="00257613">
        <w:tc>
          <w:tcPr>
            <w:tcW w:w="1103" w:type="pct"/>
            <w:vAlign w:val="center"/>
          </w:tcPr>
          <w:p w14:paraId="3708D0D0" w14:textId="6E242933" w:rsidR="00182FA3" w:rsidRPr="00F820E4" w:rsidRDefault="00882DB6" w:rsidP="00F820E4">
            <w:pPr>
              <w:jc w:val="both"/>
              <w:rPr>
                <w:rFonts w:ascii="Times New Roman" w:hAnsi="Times New Roman" w:cs="Times New Roman"/>
                <w:b/>
                <w:bCs/>
                <w:color w:val="000000"/>
                <w:sz w:val="20"/>
                <w:szCs w:val="20"/>
              </w:rPr>
            </w:pPr>
            <w:r>
              <w:rPr>
                <w:rFonts w:ascii="Times New Roman" w:hAnsi="Times New Roman" w:cs="Times New Roman"/>
                <w:b/>
                <w:bCs/>
                <w:color w:val="000000"/>
                <w:sz w:val="20"/>
                <w:szCs w:val="20"/>
              </w:rPr>
              <w:t xml:space="preserve">Women </w:t>
            </w:r>
            <w:r w:rsidRPr="00F820E4">
              <w:rPr>
                <w:rFonts w:ascii="Times New Roman" w:hAnsi="Times New Roman" w:cs="Times New Roman"/>
                <w:b/>
                <w:bCs/>
                <w:color w:val="000000"/>
                <w:sz w:val="20"/>
                <w:szCs w:val="20"/>
              </w:rPr>
              <w:t>Highest educational</w:t>
            </w:r>
            <w:r w:rsidRPr="00F820E4">
              <w:rPr>
                <w:rFonts w:ascii="Times New Roman" w:hAnsi="Times New Roman" w:cs="Times New Roman"/>
                <w:b/>
                <w:bCs/>
                <w:color w:val="000000"/>
                <w:sz w:val="20"/>
                <w:szCs w:val="20"/>
              </w:rPr>
              <w:br/>
              <w:t>level</w:t>
            </w:r>
          </w:p>
        </w:tc>
        <w:tc>
          <w:tcPr>
            <w:tcW w:w="471" w:type="pct"/>
            <w:vAlign w:val="center"/>
          </w:tcPr>
          <w:p w14:paraId="683F819E" w14:textId="77777777" w:rsidR="00182FA3" w:rsidRPr="00F820E4" w:rsidRDefault="00182FA3" w:rsidP="00F820E4">
            <w:pPr>
              <w:jc w:val="both"/>
              <w:rPr>
                <w:rFonts w:ascii="Times New Roman" w:hAnsi="Times New Roman" w:cs="Times New Roman"/>
                <w:sz w:val="20"/>
                <w:szCs w:val="20"/>
              </w:rPr>
            </w:pPr>
          </w:p>
        </w:tc>
        <w:tc>
          <w:tcPr>
            <w:tcW w:w="653" w:type="pct"/>
            <w:vAlign w:val="center"/>
          </w:tcPr>
          <w:p w14:paraId="675C843B" w14:textId="77777777" w:rsidR="00182FA3" w:rsidRPr="00F820E4" w:rsidRDefault="00182FA3" w:rsidP="00F820E4">
            <w:pPr>
              <w:jc w:val="both"/>
              <w:rPr>
                <w:rFonts w:ascii="Times New Roman" w:hAnsi="Times New Roman" w:cs="Times New Roman"/>
                <w:sz w:val="20"/>
                <w:szCs w:val="20"/>
              </w:rPr>
            </w:pPr>
          </w:p>
        </w:tc>
        <w:tc>
          <w:tcPr>
            <w:tcW w:w="304" w:type="pct"/>
            <w:vAlign w:val="center"/>
          </w:tcPr>
          <w:p w14:paraId="6349B29C" w14:textId="77777777" w:rsidR="00182FA3" w:rsidRPr="00F820E4" w:rsidRDefault="00182FA3" w:rsidP="00F820E4">
            <w:pPr>
              <w:jc w:val="both"/>
              <w:rPr>
                <w:rFonts w:ascii="Times New Roman" w:hAnsi="Times New Roman" w:cs="Times New Roman"/>
                <w:sz w:val="20"/>
                <w:szCs w:val="20"/>
              </w:rPr>
            </w:pPr>
          </w:p>
        </w:tc>
        <w:tc>
          <w:tcPr>
            <w:tcW w:w="441" w:type="pct"/>
            <w:vAlign w:val="center"/>
          </w:tcPr>
          <w:p w14:paraId="1D55E915" w14:textId="77777777" w:rsidR="00182FA3" w:rsidRPr="00F820E4" w:rsidRDefault="00182FA3" w:rsidP="00F820E4">
            <w:pPr>
              <w:jc w:val="both"/>
              <w:rPr>
                <w:rFonts w:ascii="Times New Roman" w:hAnsi="Times New Roman" w:cs="Times New Roman"/>
                <w:sz w:val="20"/>
                <w:szCs w:val="20"/>
              </w:rPr>
            </w:pPr>
          </w:p>
        </w:tc>
        <w:tc>
          <w:tcPr>
            <w:tcW w:w="470" w:type="pct"/>
            <w:vAlign w:val="center"/>
          </w:tcPr>
          <w:p w14:paraId="03DB9F60" w14:textId="77777777" w:rsidR="00182FA3" w:rsidRPr="00F820E4" w:rsidRDefault="00182FA3" w:rsidP="00F820E4">
            <w:pPr>
              <w:jc w:val="both"/>
              <w:rPr>
                <w:rFonts w:ascii="Times New Roman" w:hAnsi="Times New Roman" w:cs="Times New Roman"/>
                <w:sz w:val="20"/>
                <w:szCs w:val="20"/>
              </w:rPr>
            </w:pPr>
          </w:p>
        </w:tc>
        <w:tc>
          <w:tcPr>
            <w:tcW w:w="304" w:type="pct"/>
            <w:vAlign w:val="center"/>
          </w:tcPr>
          <w:p w14:paraId="1B7DEA10" w14:textId="77777777" w:rsidR="00182FA3" w:rsidRPr="00F820E4" w:rsidRDefault="00182FA3" w:rsidP="00F820E4">
            <w:pPr>
              <w:jc w:val="both"/>
              <w:rPr>
                <w:rFonts w:ascii="Times New Roman" w:hAnsi="Times New Roman" w:cs="Times New Roman"/>
                <w:sz w:val="20"/>
                <w:szCs w:val="20"/>
              </w:rPr>
            </w:pPr>
          </w:p>
        </w:tc>
        <w:tc>
          <w:tcPr>
            <w:tcW w:w="470" w:type="pct"/>
            <w:vAlign w:val="center"/>
          </w:tcPr>
          <w:p w14:paraId="48892687" w14:textId="77777777" w:rsidR="00182FA3" w:rsidRPr="00F820E4" w:rsidRDefault="00182FA3" w:rsidP="00F820E4">
            <w:pPr>
              <w:jc w:val="both"/>
              <w:rPr>
                <w:rFonts w:ascii="Times New Roman" w:hAnsi="Times New Roman" w:cs="Times New Roman"/>
                <w:sz w:val="20"/>
                <w:szCs w:val="20"/>
              </w:rPr>
            </w:pPr>
          </w:p>
        </w:tc>
        <w:tc>
          <w:tcPr>
            <w:tcW w:w="470" w:type="pct"/>
            <w:vAlign w:val="center"/>
          </w:tcPr>
          <w:p w14:paraId="5097E428" w14:textId="77777777" w:rsidR="00182FA3" w:rsidRPr="00F820E4" w:rsidRDefault="00182FA3" w:rsidP="00F820E4">
            <w:pPr>
              <w:jc w:val="both"/>
              <w:rPr>
                <w:rFonts w:ascii="Times New Roman" w:hAnsi="Times New Roman" w:cs="Times New Roman"/>
                <w:sz w:val="20"/>
                <w:szCs w:val="20"/>
              </w:rPr>
            </w:pPr>
          </w:p>
        </w:tc>
        <w:tc>
          <w:tcPr>
            <w:tcW w:w="314" w:type="pct"/>
            <w:vAlign w:val="center"/>
          </w:tcPr>
          <w:p w14:paraId="6E18A793" w14:textId="77777777" w:rsidR="00182FA3" w:rsidRPr="00F820E4" w:rsidRDefault="00182FA3" w:rsidP="00F820E4">
            <w:pPr>
              <w:jc w:val="both"/>
              <w:rPr>
                <w:rFonts w:ascii="Times New Roman" w:hAnsi="Times New Roman" w:cs="Times New Roman"/>
                <w:sz w:val="20"/>
                <w:szCs w:val="20"/>
              </w:rPr>
            </w:pPr>
          </w:p>
        </w:tc>
      </w:tr>
      <w:tr w:rsidR="00257613" w:rsidRPr="00F820E4" w14:paraId="2FA57CD5" w14:textId="77777777" w:rsidTr="00257613">
        <w:tc>
          <w:tcPr>
            <w:tcW w:w="1103" w:type="pct"/>
            <w:vAlign w:val="center"/>
          </w:tcPr>
          <w:p w14:paraId="62BC8D9C" w14:textId="77777777" w:rsidR="00182FA3" w:rsidRPr="00F820E4" w:rsidRDefault="00182FA3" w:rsidP="00F820E4">
            <w:pPr>
              <w:jc w:val="both"/>
              <w:rPr>
                <w:rFonts w:ascii="Times New Roman" w:hAnsi="Times New Roman" w:cs="Times New Roman"/>
                <w:color w:val="000000"/>
                <w:sz w:val="20"/>
                <w:szCs w:val="20"/>
              </w:rPr>
            </w:pPr>
            <w:r w:rsidRPr="00F820E4">
              <w:rPr>
                <w:rFonts w:ascii="Times New Roman" w:hAnsi="Times New Roman" w:cs="Times New Roman"/>
                <w:color w:val="000000"/>
                <w:sz w:val="20"/>
                <w:szCs w:val="20"/>
              </w:rPr>
              <w:lastRenderedPageBreak/>
              <w:t>No education</w:t>
            </w:r>
          </w:p>
        </w:tc>
        <w:tc>
          <w:tcPr>
            <w:tcW w:w="471" w:type="pct"/>
            <w:vAlign w:val="center"/>
          </w:tcPr>
          <w:p w14:paraId="76918438"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4208 (57.36)</w:t>
            </w:r>
          </w:p>
        </w:tc>
        <w:tc>
          <w:tcPr>
            <w:tcW w:w="653" w:type="pct"/>
            <w:vAlign w:val="center"/>
          </w:tcPr>
          <w:p w14:paraId="478A3D6C"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3167 (42.64)</w:t>
            </w:r>
          </w:p>
        </w:tc>
        <w:tc>
          <w:tcPr>
            <w:tcW w:w="304" w:type="pct"/>
            <w:vAlign w:val="center"/>
          </w:tcPr>
          <w:p w14:paraId="1D63336D"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0.000</w:t>
            </w:r>
          </w:p>
        </w:tc>
        <w:tc>
          <w:tcPr>
            <w:tcW w:w="441" w:type="pct"/>
            <w:vAlign w:val="center"/>
          </w:tcPr>
          <w:p w14:paraId="01B89240"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1358 (55.74)</w:t>
            </w:r>
          </w:p>
        </w:tc>
        <w:tc>
          <w:tcPr>
            <w:tcW w:w="470" w:type="pct"/>
            <w:vAlign w:val="center"/>
          </w:tcPr>
          <w:p w14:paraId="20CF56D3"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1169 (44.26)</w:t>
            </w:r>
          </w:p>
        </w:tc>
        <w:tc>
          <w:tcPr>
            <w:tcW w:w="304" w:type="pct"/>
            <w:vAlign w:val="center"/>
          </w:tcPr>
          <w:p w14:paraId="4D42B19F"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0.000</w:t>
            </w:r>
          </w:p>
        </w:tc>
        <w:tc>
          <w:tcPr>
            <w:tcW w:w="470" w:type="pct"/>
            <w:vAlign w:val="center"/>
          </w:tcPr>
          <w:p w14:paraId="12A510DC"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1236 (57.52)</w:t>
            </w:r>
          </w:p>
        </w:tc>
        <w:tc>
          <w:tcPr>
            <w:tcW w:w="470" w:type="pct"/>
            <w:vAlign w:val="center"/>
          </w:tcPr>
          <w:p w14:paraId="61847135"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904 (42.48)</w:t>
            </w:r>
          </w:p>
        </w:tc>
        <w:tc>
          <w:tcPr>
            <w:tcW w:w="314" w:type="pct"/>
            <w:vAlign w:val="center"/>
          </w:tcPr>
          <w:p w14:paraId="30F7DB51"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0.000</w:t>
            </w:r>
          </w:p>
        </w:tc>
      </w:tr>
      <w:tr w:rsidR="00257613" w:rsidRPr="00F820E4" w14:paraId="2CF3AF67" w14:textId="77777777" w:rsidTr="00257613">
        <w:tc>
          <w:tcPr>
            <w:tcW w:w="1103" w:type="pct"/>
            <w:vAlign w:val="center"/>
          </w:tcPr>
          <w:p w14:paraId="7AB2B903" w14:textId="77777777" w:rsidR="00182FA3" w:rsidRPr="00F820E4" w:rsidRDefault="00182FA3" w:rsidP="00F820E4">
            <w:pPr>
              <w:jc w:val="both"/>
              <w:rPr>
                <w:rFonts w:ascii="Times New Roman" w:hAnsi="Times New Roman" w:cs="Times New Roman"/>
                <w:color w:val="000000"/>
                <w:sz w:val="20"/>
                <w:szCs w:val="20"/>
              </w:rPr>
            </w:pPr>
            <w:r w:rsidRPr="00F820E4">
              <w:rPr>
                <w:rFonts w:ascii="Times New Roman" w:hAnsi="Times New Roman" w:cs="Times New Roman"/>
                <w:color w:val="000000"/>
                <w:sz w:val="20"/>
                <w:szCs w:val="20"/>
              </w:rPr>
              <w:t>Primary incomplete</w:t>
            </w:r>
          </w:p>
        </w:tc>
        <w:tc>
          <w:tcPr>
            <w:tcW w:w="471" w:type="pct"/>
            <w:vAlign w:val="center"/>
          </w:tcPr>
          <w:p w14:paraId="3570ACCA" w14:textId="193DBE80" w:rsidR="00182FA3" w:rsidRPr="00F820E4" w:rsidRDefault="000E3E60" w:rsidP="00F820E4">
            <w:pPr>
              <w:jc w:val="both"/>
              <w:rPr>
                <w:rFonts w:ascii="Times New Roman" w:hAnsi="Times New Roman" w:cs="Times New Roman"/>
                <w:sz w:val="20"/>
                <w:szCs w:val="20"/>
              </w:rPr>
            </w:pPr>
            <w:r>
              <w:rPr>
                <w:rFonts w:ascii="Times New Roman" w:hAnsi="Times New Roman" w:cs="Times New Roman"/>
                <w:sz w:val="20"/>
                <w:szCs w:val="20"/>
              </w:rPr>
              <w:t>2535 (51.90</w:t>
            </w:r>
            <w:r w:rsidR="00182FA3" w:rsidRPr="00F820E4">
              <w:rPr>
                <w:rFonts w:ascii="Times New Roman" w:hAnsi="Times New Roman" w:cs="Times New Roman"/>
                <w:sz w:val="20"/>
                <w:szCs w:val="20"/>
              </w:rPr>
              <w:t>)</w:t>
            </w:r>
          </w:p>
        </w:tc>
        <w:tc>
          <w:tcPr>
            <w:tcW w:w="653" w:type="pct"/>
            <w:vAlign w:val="center"/>
          </w:tcPr>
          <w:p w14:paraId="3EA18F3C" w14:textId="5E67C3EA" w:rsidR="00182FA3" w:rsidRPr="00F820E4" w:rsidRDefault="000E3E60" w:rsidP="00F820E4">
            <w:pPr>
              <w:jc w:val="both"/>
              <w:rPr>
                <w:rFonts w:ascii="Times New Roman" w:hAnsi="Times New Roman" w:cs="Times New Roman"/>
                <w:sz w:val="20"/>
                <w:szCs w:val="20"/>
              </w:rPr>
            </w:pPr>
            <w:r>
              <w:rPr>
                <w:rFonts w:ascii="Times New Roman" w:hAnsi="Times New Roman" w:cs="Times New Roman"/>
                <w:sz w:val="20"/>
                <w:szCs w:val="20"/>
              </w:rPr>
              <w:t>2356 (48.10</w:t>
            </w:r>
            <w:r w:rsidR="00182FA3" w:rsidRPr="00F820E4">
              <w:rPr>
                <w:rFonts w:ascii="Times New Roman" w:hAnsi="Times New Roman" w:cs="Times New Roman"/>
                <w:sz w:val="20"/>
                <w:szCs w:val="20"/>
              </w:rPr>
              <w:t>)</w:t>
            </w:r>
          </w:p>
        </w:tc>
        <w:tc>
          <w:tcPr>
            <w:tcW w:w="304" w:type="pct"/>
            <w:vAlign w:val="center"/>
          </w:tcPr>
          <w:p w14:paraId="5700C012" w14:textId="77777777" w:rsidR="00182FA3" w:rsidRPr="00F820E4" w:rsidRDefault="00182FA3" w:rsidP="00F820E4">
            <w:pPr>
              <w:jc w:val="both"/>
              <w:rPr>
                <w:rFonts w:ascii="Times New Roman" w:hAnsi="Times New Roman" w:cs="Times New Roman"/>
                <w:sz w:val="20"/>
                <w:szCs w:val="20"/>
              </w:rPr>
            </w:pPr>
          </w:p>
        </w:tc>
        <w:tc>
          <w:tcPr>
            <w:tcW w:w="441" w:type="pct"/>
            <w:vAlign w:val="center"/>
          </w:tcPr>
          <w:p w14:paraId="52D5531F"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1163 (52.39)</w:t>
            </w:r>
          </w:p>
        </w:tc>
        <w:tc>
          <w:tcPr>
            <w:tcW w:w="470" w:type="pct"/>
            <w:vAlign w:val="center"/>
          </w:tcPr>
          <w:p w14:paraId="5CE2AB45"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1169 (47.61)</w:t>
            </w:r>
          </w:p>
        </w:tc>
        <w:tc>
          <w:tcPr>
            <w:tcW w:w="304" w:type="pct"/>
            <w:vAlign w:val="center"/>
          </w:tcPr>
          <w:p w14:paraId="7ED15C31" w14:textId="77777777" w:rsidR="00182FA3" w:rsidRPr="00F820E4" w:rsidRDefault="00182FA3" w:rsidP="00F820E4">
            <w:pPr>
              <w:jc w:val="both"/>
              <w:rPr>
                <w:rFonts w:ascii="Times New Roman" w:hAnsi="Times New Roman" w:cs="Times New Roman"/>
                <w:sz w:val="20"/>
                <w:szCs w:val="20"/>
              </w:rPr>
            </w:pPr>
          </w:p>
        </w:tc>
        <w:tc>
          <w:tcPr>
            <w:tcW w:w="470" w:type="pct"/>
            <w:vAlign w:val="center"/>
          </w:tcPr>
          <w:p w14:paraId="40CAB3BE"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w:t>
            </w:r>
          </w:p>
        </w:tc>
        <w:tc>
          <w:tcPr>
            <w:tcW w:w="470" w:type="pct"/>
            <w:vAlign w:val="center"/>
          </w:tcPr>
          <w:p w14:paraId="3B5E6840"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w:t>
            </w:r>
          </w:p>
        </w:tc>
        <w:tc>
          <w:tcPr>
            <w:tcW w:w="314" w:type="pct"/>
            <w:vAlign w:val="center"/>
          </w:tcPr>
          <w:p w14:paraId="2FD22C21" w14:textId="77777777" w:rsidR="00182FA3" w:rsidRPr="00F820E4" w:rsidRDefault="00182FA3" w:rsidP="00F820E4">
            <w:pPr>
              <w:jc w:val="both"/>
              <w:rPr>
                <w:rFonts w:ascii="Times New Roman" w:hAnsi="Times New Roman" w:cs="Times New Roman"/>
                <w:sz w:val="20"/>
                <w:szCs w:val="20"/>
              </w:rPr>
            </w:pPr>
          </w:p>
        </w:tc>
      </w:tr>
      <w:tr w:rsidR="00257613" w:rsidRPr="00F820E4" w14:paraId="07F011F0" w14:textId="77777777" w:rsidTr="00257613">
        <w:tc>
          <w:tcPr>
            <w:tcW w:w="1103" w:type="pct"/>
            <w:vAlign w:val="center"/>
          </w:tcPr>
          <w:p w14:paraId="1B9CCBDA" w14:textId="77777777" w:rsidR="00182FA3" w:rsidRPr="00F820E4" w:rsidRDefault="00182FA3" w:rsidP="00F820E4">
            <w:pPr>
              <w:jc w:val="both"/>
              <w:rPr>
                <w:rFonts w:ascii="Times New Roman" w:hAnsi="Times New Roman" w:cs="Times New Roman"/>
                <w:b/>
                <w:bCs/>
                <w:sz w:val="20"/>
                <w:szCs w:val="20"/>
              </w:rPr>
            </w:pPr>
            <w:r w:rsidRPr="00F820E4">
              <w:rPr>
                <w:rFonts w:ascii="Times New Roman" w:hAnsi="Times New Roman" w:cs="Times New Roman"/>
                <w:color w:val="000000"/>
                <w:sz w:val="20"/>
                <w:szCs w:val="20"/>
              </w:rPr>
              <w:t>Primary complete</w:t>
            </w:r>
          </w:p>
        </w:tc>
        <w:tc>
          <w:tcPr>
            <w:tcW w:w="471" w:type="pct"/>
            <w:vAlign w:val="center"/>
          </w:tcPr>
          <w:p w14:paraId="69451DF8"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2272 (47.50)</w:t>
            </w:r>
          </w:p>
        </w:tc>
        <w:tc>
          <w:tcPr>
            <w:tcW w:w="653" w:type="pct"/>
            <w:vAlign w:val="center"/>
          </w:tcPr>
          <w:p w14:paraId="1B9BA0A4"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2520 (52.50)</w:t>
            </w:r>
          </w:p>
        </w:tc>
        <w:tc>
          <w:tcPr>
            <w:tcW w:w="304" w:type="pct"/>
            <w:vAlign w:val="center"/>
          </w:tcPr>
          <w:p w14:paraId="3C6E7C7C" w14:textId="77777777" w:rsidR="00182FA3" w:rsidRPr="00F820E4" w:rsidRDefault="00182FA3" w:rsidP="00F820E4">
            <w:pPr>
              <w:jc w:val="both"/>
              <w:rPr>
                <w:rFonts w:ascii="Times New Roman" w:hAnsi="Times New Roman" w:cs="Times New Roman"/>
                <w:sz w:val="20"/>
                <w:szCs w:val="20"/>
              </w:rPr>
            </w:pPr>
          </w:p>
        </w:tc>
        <w:tc>
          <w:tcPr>
            <w:tcW w:w="441" w:type="pct"/>
            <w:vAlign w:val="center"/>
          </w:tcPr>
          <w:p w14:paraId="75AA70C5"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1198 (44.92)</w:t>
            </w:r>
          </w:p>
        </w:tc>
        <w:tc>
          <w:tcPr>
            <w:tcW w:w="470" w:type="pct"/>
            <w:vAlign w:val="center"/>
          </w:tcPr>
          <w:p w14:paraId="26B51999"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1464 (55.08)</w:t>
            </w:r>
          </w:p>
        </w:tc>
        <w:tc>
          <w:tcPr>
            <w:tcW w:w="304" w:type="pct"/>
            <w:vAlign w:val="center"/>
          </w:tcPr>
          <w:p w14:paraId="0CA3C8F1" w14:textId="77777777" w:rsidR="00182FA3" w:rsidRPr="00F820E4" w:rsidRDefault="00182FA3" w:rsidP="00F820E4">
            <w:pPr>
              <w:jc w:val="both"/>
              <w:rPr>
                <w:rFonts w:ascii="Times New Roman" w:hAnsi="Times New Roman" w:cs="Times New Roman"/>
                <w:sz w:val="20"/>
                <w:szCs w:val="20"/>
              </w:rPr>
            </w:pPr>
          </w:p>
        </w:tc>
        <w:tc>
          <w:tcPr>
            <w:tcW w:w="470" w:type="pct"/>
            <w:vAlign w:val="center"/>
          </w:tcPr>
          <w:p w14:paraId="02608E89"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2911 (54.19)</w:t>
            </w:r>
          </w:p>
        </w:tc>
        <w:tc>
          <w:tcPr>
            <w:tcW w:w="470" w:type="pct"/>
            <w:vAlign w:val="center"/>
          </w:tcPr>
          <w:p w14:paraId="4D48CE19"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2524 (45.81)</w:t>
            </w:r>
          </w:p>
        </w:tc>
        <w:tc>
          <w:tcPr>
            <w:tcW w:w="314" w:type="pct"/>
            <w:vAlign w:val="center"/>
          </w:tcPr>
          <w:p w14:paraId="7D1774FD" w14:textId="77777777" w:rsidR="00182FA3" w:rsidRPr="00F820E4" w:rsidRDefault="00182FA3" w:rsidP="00F820E4">
            <w:pPr>
              <w:jc w:val="both"/>
              <w:rPr>
                <w:rFonts w:ascii="Times New Roman" w:hAnsi="Times New Roman" w:cs="Times New Roman"/>
                <w:sz w:val="20"/>
                <w:szCs w:val="20"/>
              </w:rPr>
            </w:pPr>
          </w:p>
        </w:tc>
      </w:tr>
      <w:tr w:rsidR="00257613" w:rsidRPr="00F820E4" w14:paraId="2F4D8879" w14:textId="77777777" w:rsidTr="00257613">
        <w:tc>
          <w:tcPr>
            <w:tcW w:w="1103" w:type="pct"/>
            <w:vAlign w:val="center"/>
          </w:tcPr>
          <w:p w14:paraId="1FECD9C3"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color w:val="000000"/>
                <w:sz w:val="20"/>
                <w:szCs w:val="20"/>
              </w:rPr>
              <w:t>Secondary incomplete</w:t>
            </w:r>
          </w:p>
        </w:tc>
        <w:tc>
          <w:tcPr>
            <w:tcW w:w="471" w:type="pct"/>
            <w:vAlign w:val="center"/>
          </w:tcPr>
          <w:p w14:paraId="5C6AE2CF"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4507 (40.08)</w:t>
            </w:r>
          </w:p>
        </w:tc>
        <w:tc>
          <w:tcPr>
            <w:tcW w:w="653" w:type="pct"/>
            <w:vAlign w:val="center"/>
          </w:tcPr>
          <w:p w14:paraId="0B8BF84B"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6710 (59.92)</w:t>
            </w:r>
          </w:p>
        </w:tc>
        <w:tc>
          <w:tcPr>
            <w:tcW w:w="304" w:type="pct"/>
            <w:vAlign w:val="center"/>
          </w:tcPr>
          <w:p w14:paraId="13C1079A" w14:textId="77777777" w:rsidR="00182FA3" w:rsidRPr="00F820E4" w:rsidRDefault="00182FA3" w:rsidP="00F820E4">
            <w:pPr>
              <w:jc w:val="both"/>
              <w:rPr>
                <w:rFonts w:ascii="Times New Roman" w:hAnsi="Times New Roman" w:cs="Times New Roman"/>
                <w:sz w:val="20"/>
                <w:szCs w:val="20"/>
              </w:rPr>
            </w:pPr>
          </w:p>
        </w:tc>
        <w:tc>
          <w:tcPr>
            <w:tcW w:w="441" w:type="pct"/>
            <w:vAlign w:val="center"/>
          </w:tcPr>
          <w:p w14:paraId="6F4D54D1"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2853 (32.54)</w:t>
            </w:r>
          </w:p>
        </w:tc>
        <w:tc>
          <w:tcPr>
            <w:tcW w:w="470" w:type="pct"/>
            <w:vAlign w:val="center"/>
          </w:tcPr>
          <w:p w14:paraId="04BBC6C6"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5977 (67.46)</w:t>
            </w:r>
          </w:p>
        </w:tc>
        <w:tc>
          <w:tcPr>
            <w:tcW w:w="304" w:type="pct"/>
            <w:vAlign w:val="center"/>
          </w:tcPr>
          <w:p w14:paraId="32C53C53" w14:textId="77777777" w:rsidR="00182FA3" w:rsidRPr="00F820E4" w:rsidRDefault="00182FA3" w:rsidP="00F820E4">
            <w:pPr>
              <w:jc w:val="both"/>
              <w:rPr>
                <w:rFonts w:ascii="Times New Roman" w:hAnsi="Times New Roman" w:cs="Times New Roman"/>
                <w:sz w:val="20"/>
                <w:szCs w:val="20"/>
              </w:rPr>
            </w:pPr>
          </w:p>
        </w:tc>
        <w:tc>
          <w:tcPr>
            <w:tcW w:w="470" w:type="pct"/>
            <w:vAlign w:val="center"/>
          </w:tcPr>
          <w:p w14:paraId="53A7FDF0"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6515 (42.36)</w:t>
            </w:r>
          </w:p>
        </w:tc>
        <w:tc>
          <w:tcPr>
            <w:tcW w:w="470" w:type="pct"/>
            <w:vAlign w:val="center"/>
          </w:tcPr>
          <w:p w14:paraId="6EC5CC75"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9300 (57.64)</w:t>
            </w:r>
          </w:p>
        </w:tc>
        <w:tc>
          <w:tcPr>
            <w:tcW w:w="314" w:type="pct"/>
            <w:vAlign w:val="center"/>
          </w:tcPr>
          <w:p w14:paraId="35419067" w14:textId="77777777" w:rsidR="00182FA3" w:rsidRPr="00F820E4" w:rsidRDefault="00182FA3" w:rsidP="00F820E4">
            <w:pPr>
              <w:jc w:val="both"/>
              <w:rPr>
                <w:rFonts w:ascii="Times New Roman" w:hAnsi="Times New Roman" w:cs="Times New Roman"/>
                <w:sz w:val="20"/>
                <w:szCs w:val="20"/>
              </w:rPr>
            </w:pPr>
          </w:p>
        </w:tc>
      </w:tr>
      <w:tr w:rsidR="00257613" w:rsidRPr="00F820E4" w14:paraId="588298D2" w14:textId="77777777" w:rsidTr="00257613">
        <w:tc>
          <w:tcPr>
            <w:tcW w:w="1103" w:type="pct"/>
            <w:vAlign w:val="center"/>
          </w:tcPr>
          <w:p w14:paraId="4C79679E"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color w:val="000000"/>
                <w:sz w:val="20"/>
                <w:szCs w:val="20"/>
              </w:rPr>
              <w:t>Secondary completed or Higher</w:t>
            </w:r>
          </w:p>
        </w:tc>
        <w:tc>
          <w:tcPr>
            <w:tcW w:w="471" w:type="pct"/>
            <w:vAlign w:val="center"/>
          </w:tcPr>
          <w:p w14:paraId="6888F42F"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1637 (29.71)</w:t>
            </w:r>
          </w:p>
        </w:tc>
        <w:tc>
          <w:tcPr>
            <w:tcW w:w="653" w:type="pct"/>
            <w:vAlign w:val="center"/>
          </w:tcPr>
          <w:p w14:paraId="690C9C78"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3929 (70.29)</w:t>
            </w:r>
          </w:p>
        </w:tc>
        <w:tc>
          <w:tcPr>
            <w:tcW w:w="304" w:type="pct"/>
            <w:vAlign w:val="center"/>
          </w:tcPr>
          <w:p w14:paraId="23DB88ED" w14:textId="77777777" w:rsidR="00182FA3" w:rsidRPr="00F820E4" w:rsidRDefault="00182FA3" w:rsidP="00F820E4">
            <w:pPr>
              <w:jc w:val="both"/>
              <w:rPr>
                <w:rFonts w:ascii="Times New Roman" w:hAnsi="Times New Roman" w:cs="Times New Roman"/>
                <w:sz w:val="20"/>
                <w:szCs w:val="20"/>
              </w:rPr>
            </w:pPr>
          </w:p>
        </w:tc>
        <w:tc>
          <w:tcPr>
            <w:tcW w:w="441" w:type="pct"/>
            <w:vAlign w:val="center"/>
          </w:tcPr>
          <w:p w14:paraId="3820C410"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705 (15.93)</w:t>
            </w:r>
          </w:p>
        </w:tc>
        <w:tc>
          <w:tcPr>
            <w:tcW w:w="470" w:type="pct"/>
            <w:vAlign w:val="center"/>
          </w:tcPr>
          <w:p w14:paraId="5C0E7D17"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3671 (84.07)</w:t>
            </w:r>
          </w:p>
        </w:tc>
        <w:tc>
          <w:tcPr>
            <w:tcW w:w="304" w:type="pct"/>
            <w:vAlign w:val="center"/>
          </w:tcPr>
          <w:p w14:paraId="32E1CF0C" w14:textId="77777777" w:rsidR="00182FA3" w:rsidRPr="00F820E4" w:rsidRDefault="00182FA3" w:rsidP="00F820E4">
            <w:pPr>
              <w:jc w:val="both"/>
              <w:rPr>
                <w:rFonts w:ascii="Times New Roman" w:hAnsi="Times New Roman" w:cs="Times New Roman"/>
                <w:sz w:val="20"/>
                <w:szCs w:val="20"/>
              </w:rPr>
            </w:pPr>
          </w:p>
        </w:tc>
        <w:tc>
          <w:tcPr>
            <w:tcW w:w="470" w:type="pct"/>
            <w:vAlign w:val="center"/>
          </w:tcPr>
          <w:p w14:paraId="1BD0C439"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1451 (22.87)</w:t>
            </w:r>
          </w:p>
        </w:tc>
        <w:tc>
          <w:tcPr>
            <w:tcW w:w="470" w:type="pct"/>
            <w:vAlign w:val="center"/>
          </w:tcPr>
          <w:p w14:paraId="33046F69"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4883 (77.13)</w:t>
            </w:r>
          </w:p>
        </w:tc>
        <w:tc>
          <w:tcPr>
            <w:tcW w:w="314" w:type="pct"/>
            <w:vAlign w:val="center"/>
          </w:tcPr>
          <w:p w14:paraId="4C32EB88" w14:textId="77777777" w:rsidR="00182FA3" w:rsidRPr="00F820E4" w:rsidRDefault="00182FA3" w:rsidP="00F820E4">
            <w:pPr>
              <w:jc w:val="both"/>
              <w:rPr>
                <w:rFonts w:ascii="Times New Roman" w:hAnsi="Times New Roman" w:cs="Times New Roman"/>
                <w:sz w:val="20"/>
                <w:szCs w:val="20"/>
              </w:rPr>
            </w:pPr>
          </w:p>
        </w:tc>
      </w:tr>
      <w:tr w:rsidR="00257613" w:rsidRPr="00F820E4" w14:paraId="20557F32" w14:textId="77777777" w:rsidTr="00257613">
        <w:tc>
          <w:tcPr>
            <w:tcW w:w="1103" w:type="pct"/>
            <w:vAlign w:val="center"/>
          </w:tcPr>
          <w:p w14:paraId="7D7DCFB0"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b/>
                <w:bCs/>
                <w:color w:val="000000"/>
                <w:sz w:val="20"/>
                <w:szCs w:val="20"/>
              </w:rPr>
              <w:t>Religion</w:t>
            </w:r>
          </w:p>
        </w:tc>
        <w:tc>
          <w:tcPr>
            <w:tcW w:w="471" w:type="pct"/>
            <w:vAlign w:val="center"/>
          </w:tcPr>
          <w:p w14:paraId="5E9588F3" w14:textId="77777777" w:rsidR="00182FA3" w:rsidRPr="00F820E4" w:rsidRDefault="00182FA3" w:rsidP="00F820E4">
            <w:pPr>
              <w:jc w:val="both"/>
              <w:rPr>
                <w:rFonts w:ascii="Times New Roman" w:hAnsi="Times New Roman" w:cs="Times New Roman"/>
                <w:sz w:val="20"/>
                <w:szCs w:val="20"/>
              </w:rPr>
            </w:pPr>
          </w:p>
        </w:tc>
        <w:tc>
          <w:tcPr>
            <w:tcW w:w="653" w:type="pct"/>
            <w:vAlign w:val="center"/>
          </w:tcPr>
          <w:p w14:paraId="29B3AF6A" w14:textId="77777777" w:rsidR="00182FA3" w:rsidRPr="00F820E4" w:rsidRDefault="00182FA3" w:rsidP="00F820E4">
            <w:pPr>
              <w:jc w:val="both"/>
              <w:rPr>
                <w:rFonts w:ascii="Times New Roman" w:hAnsi="Times New Roman" w:cs="Times New Roman"/>
                <w:sz w:val="20"/>
                <w:szCs w:val="20"/>
              </w:rPr>
            </w:pPr>
          </w:p>
        </w:tc>
        <w:tc>
          <w:tcPr>
            <w:tcW w:w="304" w:type="pct"/>
            <w:vAlign w:val="center"/>
          </w:tcPr>
          <w:p w14:paraId="6D5D46E1" w14:textId="77777777" w:rsidR="00182FA3" w:rsidRPr="00F820E4" w:rsidRDefault="00182FA3" w:rsidP="00F820E4">
            <w:pPr>
              <w:jc w:val="both"/>
              <w:rPr>
                <w:rFonts w:ascii="Times New Roman" w:hAnsi="Times New Roman" w:cs="Times New Roman"/>
                <w:sz w:val="20"/>
                <w:szCs w:val="20"/>
              </w:rPr>
            </w:pPr>
          </w:p>
        </w:tc>
        <w:tc>
          <w:tcPr>
            <w:tcW w:w="441" w:type="pct"/>
            <w:vAlign w:val="center"/>
          </w:tcPr>
          <w:p w14:paraId="2E75099E" w14:textId="77777777" w:rsidR="00182FA3" w:rsidRPr="00F820E4" w:rsidRDefault="00182FA3" w:rsidP="00F820E4">
            <w:pPr>
              <w:jc w:val="both"/>
              <w:rPr>
                <w:rFonts w:ascii="Times New Roman" w:hAnsi="Times New Roman" w:cs="Times New Roman"/>
                <w:sz w:val="20"/>
                <w:szCs w:val="20"/>
              </w:rPr>
            </w:pPr>
          </w:p>
        </w:tc>
        <w:tc>
          <w:tcPr>
            <w:tcW w:w="470" w:type="pct"/>
            <w:vAlign w:val="center"/>
          </w:tcPr>
          <w:p w14:paraId="5AFED12E" w14:textId="77777777" w:rsidR="00182FA3" w:rsidRPr="00F820E4" w:rsidRDefault="00182FA3" w:rsidP="00F820E4">
            <w:pPr>
              <w:jc w:val="both"/>
              <w:rPr>
                <w:rFonts w:ascii="Times New Roman" w:hAnsi="Times New Roman" w:cs="Times New Roman"/>
                <w:sz w:val="20"/>
                <w:szCs w:val="20"/>
              </w:rPr>
            </w:pPr>
          </w:p>
        </w:tc>
        <w:tc>
          <w:tcPr>
            <w:tcW w:w="304" w:type="pct"/>
            <w:vAlign w:val="center"/>
          </w:tcPr>
          <w:p w14:paraId="7CABC94B" w14:textId="77777777" w:rsidR="00182FA3" w:rsidRPr="00F820E4" w:rsidRDefault="00182FA3" w:rsidP="00F820E4">
            <w:pPr>
              <w:jc w:val="both"/>
              <w:rPr>
                <w:rFonts w:ascii="Times New Roman" w:hAnsi="Times New Roman" w:cs="Times New Roman"/>
                <w:sz w:val="20"/>
                <w:szCs w:val="20"/>
              </w:rPr>
            </w:pPr>
          </w:p>
        </w:tc>
        <w:tc>
          <w:tcPr>
            <w:tcW w:w="470" w:type="pct"/>
            <w:vAlign w:val="center"/>
          </w:tcPr>
          <w:p w14:paraId="65563E8D" w14:textId="77777777" w:rsidR="00182FA3" w:rsidRPr="00F820E4" w:rsidRDefault="00182FA3" w:rsidP="00F820E4">
            <w:pPr>
              <w:jc w:val="both"/>
              <w:rPr>
                <w:rFonts w:ascii="Times New Roman" w:hAnsi="Times New Roman" w:cs="Times New Roman"/>
                <w:sz w:val="20"/>
                <w:szCs w:val="20"/>
              </w:rPr>
            </w:pPr>
          </w:p>
        </w:tc>
        <w:tc>
          <w:tcPr>
            <w:tcW w:w="470" w:type="pct"/>
            <w:vAlign w:val="center"/>
          </w:tcPr>
          <w:p w14:paraId="38AA8E40" w14:textId="77777777" w:rsidR="00182FA3" w:rsidRPr="00F820E4" w:rsidRDefault="00182FA3" w:rsidP="00F820E4">
            <w:pPr>
              <w:jc w:val="both"/>
              <w:rPr>
                <w:rFonts w:ascii="Times New Roman" w:hAnsi="Times New Roman" w:cs="Times New Roman"/>
                <w:sz w:val="20"/>
                <w:szCs w:val="20"/>
              </w:rPr>
            </w:pPr>
          </w:p>
        </w:tc>
        <w:tc>
          <w:tcPr>
            <w:tcW w:w="314" w:type="pct"/>
            <w:vAlign w:val="center"/>
          </w:tcPr>
          <w:p w14:paraId="021FFDBA" w14:textId="77777777" w:rsidR="00182FA3" w:rsidRPr="00F820E4" w:rsidRDefault="00182FA3" w:rsidP="00F820E4">
            <w:pPr>
              <w:jc w:val="both"/>
              <w:rPr>
                <w:rFonts w:ascii="Times New Roman" w:hAnsi="Times New Roman" w:cs="Times New Roman"/>
                <w:sz w:val="20"/>
                <w:szCs w:val="20"/>
              </w:rPr>
            </w:pPr>
          </w:p>
        </w:tc>
      </w:tr>
      <w:tr w:rsidR="00257613" w:rsidRPr="00F820E4" w14:paraId="6324AC74" w14:textId="77777777" w:rsidTr="00257613">
        <w:tc>
          <w:tcPr>
            <w:tcW w:w="1103" w:type="pct"/>
            <w:vAlign w:val="center"/>
          </w:tcPr>
          <w:p w14:paraId="0AFD649B"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color w:val="000000"/>
                <w:sz w:val="20"/>
                <w:szCs w:val="20"/>
              </w:rPr>
              <w:t>Islam</w:t>
            </w:r>
          </w:p>
        </w:tc>
        <w:tc>
          <w:tcPr>
            <w:tcW w:w="471" w:type="pct"/>
            <w:vAlign w:val="center"/>
          </w:tcPr>
          <w:p w14:paraId="360944B5"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13264 (45.22)</w:t>
            </w:r>
          </w:p>
        </w:tc>
        <w:tc>
          <w:tcPr>
            <w:tcW w:w="653" w:type="pct"/>
            <w:vAlign w:val="center"/>
          </w:tcPr>
          <w:p w14:paraId="1C9DA8A6"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15939 (54.78)</w:t>
            </w:r>
          </w:p>
        </w:tc>
        <w:tc>
          <w:tcPr>
            <w:tcW w:w="304" w:type="pct"/>
            <w:vAlign w:val="center"/>
          </w:tcPr>
          <w:p w14:paraId="675BBA6D"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0.003</w:t>
            </w:r>
          </w:p>
        </w:tc>
        <w:tc>
          <w:tcPr>
            <w:tcW w:w="441" w:type="pct"/>
            <w:vAlign w:val="center"/>
          </w:tcPr>
          <w:p w14:paraId="450BC46F"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6450 (35.35)</w:t>
            </w:r>
          </w:p>
        </w:tc>
        <w:tc>
          <w:tcPr>
            <w:tcW w:w="470" w:type="pct"/>
            <w:vAlign w:val="center"/>
          </w:tcPr>
          <w:p w14:paraId="6F7BB22F"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11836 (64.75)</w:t>
            </w:r>
          </w:p>
        </w:tc>
        <w:tc>
          <w:tcPr>
            <w:tcW w:w="304" w:type="pct"/>
            <w:vAlign w:val="center"/>
          </w:tcPr>
          <w:p w14:paraId="776FA96F"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0.322</w:t>
            </w:r>
          </w:p>
        </w:tc>
        <w:tc>
          <w:tcPr>
            <w:tcW w:w="470" w:type="pct"/>
            <w:vAlign w:val="center"/>
          </w:tcPr>
          <w:p w14:paraId="11C40AFA"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10939 (41.61)</w:t>
            </w:r>
          </w:p>
        </w:tc>
        <w:tc>
          <w:tcPr>
            <w:tcW w:w="470" w:type="pct"/>
            <w:vAlign w:val="center"/>
          </w:tcPr>
          <w:p w14:paraId="28E5D1D8"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15617 (58.39)</w:t>
            </w:r>
          </w:p>
        </w:tc>
        <w:tc>
          <w:tcPr>
            <w:tcW w:w="314" w:type="pct"/>
            <w:vAlign w:val="center"/>
          </w:tcPr>
          <w:p w14:paraId="13B007B7"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0.0229</w:t>
            </w:r>
          </w:p>
        </w:tc>
      </w:tr>
      <w:tr w:rsidR="00257613" w:rsidRPr="00F820E4" w14:paraId="7F71C21A" w14:textId="77777777" w:rsidTr="00257613">
        <w:tc>
          <w:tcPr>
            <w:tcW w:w="1103" w:type="pct"/>
            <w:vAlign w:val="center"/>
          </w:tcPr>
          <w:p w14:paraId="10F8C818"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color w:val="000000"/>
                <w:sz w:val="20"/>
                <w:szCs w:val="20"/>
              </w:rPr>
              <w:t>Others</w:t>
            </w:r>
          </w:p>
        </w:tc>
        <w:tc>
          <w:tcPr>
            <w:tcW w:w="471" w:type="pct"/>
            <w:vAlign w:val="center"/>
          </w:tcPr>
          <w:p w14:paraId="3320EE0D"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1896 (41.64)</w:t>
            </w:r>
          </w:p>
        </w:tc>
        <w:tc>
          <w:tcPr>
            <w:tcW w:w="653" w:type="pct"/>
            <w:vAlign w:val="center"/>
          </w:tcPr>
          <w:p w14:paraId="11593E72"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2743 (58.36)</w:t>
            </w:r>
          </w:p>
        </w:tc>
        <w:tc>
          <w:tcPr>
            <w:tcW w:w="304" w:type="pct"/>
            <w:vAlign w:val="center"/>
          </w:tcPr>
          <w:p w14:paraId="27BD4719" w14:textId="77777777" w:rsidR="00182FA3" w:rsidRPr="00F820E4" w:rsidRDefault="00182FA3" w:rsidP="00F820E4">
            <w:pPr>
              <w:jc w:val="both"/>
              <w:rPr>
                <w:rFonts w:ascii="Times New Roman" w:hAnsi="Times New Roman" w:cs="Times New Roman"/>
                <w:sz w:val="20"/>
                <w:szCs w:val="20"/>
              </w:rPr>
            </w:pPr>
          </w:p>
        </w:tc>
        <w:tc>
          <w:tcPr>
            <w:tcW w:w="441" w:type="pct"/>
            <w:vAlign w:val="center"/>
          </w:tcPr>
          <w:p w14:paraId="235D5FF4"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827 (33.62)</w:t>
            </w:r>
          </w:p>
        </w:tc>
        <w:tc>
          <w:tcPr>
            <w:tcW w:w="470" w:type="pct"/>
            <w:vAlign w:val="center"/>
          </w:tcPr>
          <w:p w14:paraId="5036CD43"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1614 (66.38)</w:t>
            </w:r>
          </w:p>
        </w:tc>
        <w:tc>
          <w:tcPr>
            <w:tcW w:w="304" w:type="pct"/>
            <w:vAlign w:val="center"/>
          </w:tcPr>
          <w:p w14:paraId="616D50F7" w14:textId="77777777" w:rsidR="00182FA3" w:rsidRPr="00F820E4" w:rsidRDefault="00182FA3" w:rsidP="00F820E4">
            <w:pPr>
              <w:jc w:val="both"/>
              <w:rPr>
                <w:rFonts w:ascii="Times New Roman" w:hAnsi="Times New Roman" w:cs="Times New Roman"/>
                <w:sz w:val="20"/>
                <w:szCs w:val="20"/>
              </w:rPr>
            </w:pPr>
          </w:p>
        </w:tc>
        <w:tc>
          <w:tcPr>
            <w:tcW w:w="470" w:type="pct"/>
            <w:vAlign w:val="center"/>
          </w:tcPr>
          <w:p w14:paraId="39C7F477"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1174 (38.36)</w:t>
            </w:r>
          </w:p>
        </w:tc>
        <w:tc>
          <w:tcPr>
            <w:tcW w:w="470" w:type="pct"/>
            <w:vAlign w:val="center"/>
          </w:tcPr>
          <w:p w14:paraId="46FA3FD0"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1994 (61.64)</w:t>
            </w:r>
          </w:p>
        </w:tc>
        <w:tc>
          <w:tcPr>
            <w:tcW w:w="314" w:type="pct"/>
            <w:vAlign w:val="center"/>
          </w:tcPr>
          <w:p w14:paraId="096EEC74" w14:textId="77777777" w:rsidR="00182FA3" w:rsidRPr="00F820E4" w:rsidRDefault="00182FA3" w:rsidP="00F820E4">
            <w:pPr>
              <w:jc w:val="both"/>
              <w:rPr>
                <w:rFonts w:ascii="Times New Roman" w:hAnsi="Times New Roman" w:cs="Times New Roman"/>
                <w:sz w:val="20"/>
                <w:szCs w:val="20"/>
              </w:rPr>
            </w:pPr>
          </w:p>
        </w:tc>
      </w:tr>
      <w:tr w:rsidR="00257613" w:rsidRPr="00F820E4" w14:paraId="07931C5C" w14:textId="77777777" w:rsidTr="00257613">
        <w:tc>
          <w:tcPr>
            <w:tcW w:w="1103" w:type="pct"/>
            <w:vAlign w:val="center"/>
          </w:tcPr>
          <w:p w14:paraId="4A3066D7" w14:textId="10320BF4" w:rsidR="00182FA3" w:rsidRPr="00F820E4" w:rsidRDefault="00882DB6" w:rsidP="00F820E4">
            <w:pPr>
              <w:jc w:val="both"/>
              <w:rPr>
                <w:rFonts w:ascii="Times New Roman" w:hAnsi="Times New Roman" w:cs="Times New Roman"/>
                <w:sz w:val="20"/>
                <w:szCs w:val="20"/>
              </w:rPr>
            </w:pPr>
            <w:r>
              <w:rPr>
                <w:rFonts w:ascii="Times New Roman" w:hAnsi="Times New Roman" w:cs="Times New Roman"/>
                <w:b/>
                <w:bCs/>
                <w:color w:val="000000"/>
                <w:sz w:val="20"/>
                <w:szCs w:val="20"/>
              </w:rPr>
              <w:t xml:space="preserve">Accessibility to mass </w:t>
            </w:r>
            <w:r w:rsidR="00182FA3" w:rsidRPr="00F820E4">
              <w:rPr>
                <w:rFonts w:ascii="Times New Roman" w:hAnsi="Times New Roman" w:cs="Times New Roman"/>
                <w:b/>
                <w:bCs/>
                <w:color w:val="000000"/>
                <w:sz w:val="20"/>
                <w:szCs w:val="20"/>
              </w:rPr>
              <w:t>media</w:t>
            </w:r>
          </w:p>
        </w:tc>
        <w:tc>
          <w:tcPr>
            <w:tcW w:w="471" w:type="pct"/>
            <w:vAlign w:val="center"/>
          </w:tcPr>
          <w:p w14:paraId="3DE628A3" w14:textId="77777777" w:rsidR="00182FA3" w:rsidRPr="00F820E4" w:rsidRDefault="00182FA3" w:rsidP="00F820E4">
            <w:pPr>
              <w:jc w:val="both"/>
              <w:rPr>
                <w:rFonts w:ascii="Times New Roman" w:hAnsi="Times New Roman" w:cs="Times New Roman"/>
                <w:sz w:val="20"/>
                <w:szCs w:val="20"/>
              </w:rPr>
            </w:pPr>
          </w:p>
        </w:tc>
        <w:tc>
          <w:tcPr>
            <w:tcW w:w="653" w:type="pct"/>
            <w:vAlign w:val="center"/>
          </w:tcPr>
          <w:p w14:paraId="41B1C996" w14:textId="77777777" w:rsidR="00182FA3" w:rsidRPr="00F820E4" w:rsidRDefault="00182FA3" w:rsidP="00F820E4">
            <w:pPr>
              <w:jc w:val="both"/>
              <w:rPr>
                <w:rFonts w:ascii="Times New Roman" w:hAnsi="Times New Roman" w:cs="Times New Roman"/>
                <w:sz w:val="20"/>
                <w:szCs w:val="20"/>
              </w:rPr>
            </w:pPr>
          </w:p>
        </w:tc>
        <w:tc>
          <w:tcPr>
            <w:tcW w:w="304" w:type="pct"/>
            <w:vAlign w:val="center"/>
          </w:tcPr>
          <w:p w14:paraId="5C8F4732" w14:textId="77777777" w:rsidR="00182FA3" w:rsidRPr="00F820E4" w:rsidRDefault="00182FA3" w:rsidP="00F820E4">
            <w:pPr>
              <w:jc w:val="both"/>
              <w:rPr>
                <w:rFonts w:ascii="Times New Roman" w:hAnsi="Times New Roman" w:cs="Times New Roman"/>
                <w:sz w:val="20"/>
                <w:szCs w:val="20"/>
              </w:rPr>
            </w:pPr>
          </w:p>
        </w:tc>
        <w:tc>
          <w:tcPr>
            <w:tcW w:w="441" w:type="pct"/>
            <w:vAlign w:val="center"/>
          </w:tcPr>
          <w:p w14:paraId="7FAB42D8" w14:textId="77777777" w:rsidR="00182FA3" w:rsidRPr="00F820E4" w:rsidRDefault="00182FA3" w:rsidP="00F820E4">
            <w:pPr>
              <w:jc w:val="both"/>
              <w:rPr>
                <w:rFonts w:ascii="Times New Roman" w:hAnsi="Times New Roman" w:cs="Times New Roman"/>
                <w:sz w:val="20"/>
                <w:szCs w:val="20"/>
              </w:rPr>
            </w:pPr>
          </w:p>
        </w:tc>
        <w:tc>
          <w:tcPr>
            <w:tcW w:w="470" w:type="pct"/>
            <w:vAlign w:val="center"/>
          </w:tcPr>
          <w:p w14:paraId="68305812" w14:textId="77777777" w:rsidR="00182FA3" w:rsidRPr="00F820E4" w:rsidRDefault="00182FA3" w:rsidP="00F820E4">
            <w:pPr>
              <w:jc w:val="both"/>
              <w:rPr>
                <w:rFonts w:ascii="Times New Roman" w:hAnsi="Times New Roman" w:cs="Times New Roman"/>
                <w:sz w:val="20"/>
                <w:szCs w:val="20"/>
              </w:rPr>
            </w:pPr>
          </w:p>
        </w:tc>
        <w:tc>
          <w:tcPr>
            <w:tcW w:w="304" w:type="pct"/>
            <w:vAlign w:val="center"/>
          </w:tcPr>
          <w:p w14:paraId="21AF9145" w14:textId="77777777" w:rsidR="00182FA3" w:rsidRPr="00F820E4" w:rsidRDefault="00182FA3" w:rsidP="00F820E4">
            <w:pPr>
              <w:jc w:val="both"/>
              <w:rPr>
                <w:rFonts w:ascii="Times New Roman" w:hAnsi="Times New Roman" w:cs="Times New Roman"/>
                <w:sz w:val="20"/>
                <w:szCs w:val="20"/>
              </w:rPr>
            </w:pPr>
          </w:p>
        </w:tc>
        <w:tc>
          <w:tcPr>
            <w:tcW w:w="470" w:type="pct"/>
            <w:vAlign w:val="center"/>
          </w:tcPr>
          <w:p w14:paraId="6764B8AA" w14:textId="77777777" w:rsidR="00182FA3" w:rsidRPr="00F820E4" w:rsidRDefault="00182FA3" w:rsidP="00F820E4">
            <w:pPr>
              <w:jc w:val="both"/>
              <w:rPr>
                <w:rFonts w:ascii="Times New Roman" w:hAnsi="Times New Roman" w:cs="Times New Roman"/>
                <w:sz w:val="20"/>
                <w:szCs w:val="20"/>
              </w:rPr>
            </w:pPr>
          </w:p>
        </w:tc>
        <w:tc>
          <w:tcPr>
            <w:tcW w:w="470" w:type="pct"/>
            <w:vAlign w:val="center"/>
          </w:tcPr>
          <w:p w14:paraId="1E0D3F3B" w14:textId="77777777" w:rsidR="00182FA3" w:rsidRPr="00F820E4" w:rsidRDefault="00182FA3" w:rsidP="00F820E4">
            <w:pPr>
              <w:jc w:val="both"/>
              <w:rPr>
                <w:rFonts w:ascii="Times New Roman" w:hAnsi="Times New Roman" w:cs="Times New Roman"/>
                <w:sz w:val="20"/>
                <w:szCs w:val="20"/>
              </w:rPr>
            </w:pPr>
          </w:p>
        </w:tc>
        <w:tc>
          <w:tcPr>
            <w:tcW w:w="314" w:type="pct"/>
            <w:vAlign w:val="center"/>
          </w:tcPr>
          <w:p w14:paraId="7D3F7C5E" w14:textId="77777777" w:rsidR="00182FA3" w:rsidRPr="00F820E4" w:rsidRDefault="00182FA3" w:rsidP="00F820E4">
            <w:pPr>
              <w:jc w:val="both"/>
              <w:rPr>
                <w:rFonts w:ascii="Times New Roman" w:hAnsi="Times New Roman" w:cs="Times New Roman"/>
                <w:sz w:val="20"/>
                <w:szCs w:val="20"/>
              </w:rPr>
            </w:pPr>
          </w:p>
        </w:tc>
      </w:tr>
      <w:tr w:rsidR="00257613" w:rsidRPr="00F820E4" w14:paraId="31AFC7FC" w14:textId="77777777" w:rsidTr="00257613">
        <w:tc>
          <w:tcPr>
            <w:tcW w:w="1103" w:type="pct"/>
            <w:vAlign w:val="center"/>
          </w:tcPr>
          <w:p w14:paraId="31B3B2CA" w14:textId="77777777" w:rsidR="00182FA3" w:rsidRPr="00F820E4" w:rsidRDefault="00182FA3" w:rsidP="00F820E4">
            <w:pPr>
              <w:jc w:val="both"/>
              <w:rPr>
                <w:rFonts w:ascii="Times New Roman" w:hAnsi="Times New Roman" w:cs="Times New Roman"/>
                <w:b/>
                <w:bCs/>
                <w:sz w:val="20"/>
                <w:szCs w:val="20"/>
              </w:rPr>
            </w:pPr>
            <w:r w:rsidRPr="00F820E4">
              <w:rPr>
                <w:rFonts w:ascii="Times New Roman" w:hAnsi="Times New Roman" w:cs="Times New Roman"/>
                <w:color w:val="000000"/>
                <w:sz w:val="20"/>
                <w:szCs w:val="20"/>
              </w:rPr>
              <w:t>Do not have mass</w:t>
            </w:r>
            <w:r w:rsidRPr="00F820E4">
              <w:rPr>
                <w:rFonts w:ascii="Times New Roman" w:hAnsi="Times New Roman" w:cs="Times New Roman"/>
                <w:color w:val="000000"/>
                <w:sz w:val="20"/>
                <w:szCs w:val="20"/>
              </w:rPr>
              <w:br/>
              <w:t>media access</w:t>
            </w:r>
          </w:p>
        </w:tc>
        <w:tc>
          <w:tcPr>
            <w:tcW w:w="471" w:type="pct"/>
            <w:vAlign w:val="center"/>
          </w:tcPr>
          <w:p w14:paraId="55DEC028"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w:t>
            </w:r>
          </w:p>
        </w:tc>
        <w:tc>
          <w:tcPr>
            <w:tcW w:w="653" w:type="pct"/>
            <w:vAlign w:val="center"/>
          </w:tcPr>
          <w:p w14:paraId="5D7E9107"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w:t>
            </w:r>
          </w:p>
        </w:tc>
        <w:tc>
          <w:tcPr>
            <w:tcW w:w="304" w:type="pct"/>
            <w:vAlign w:val="center"/>
          </w:tcPr>
          <w:p w14:paraId="5B8E92DB"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w:t>
            </w:r>
          </w:p>
        </w:tc>
        <w:tc>
          <w:tcPr>
            <w:tcW w:w="441" w:type="pct"/>
            <w:vAlign w:val="center"/>
          </w:tcPr>
          <w:p w14:paraId="07A4C92F"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3842 (45.25)</w:t>
            </w:r>
          </w:p>
        </w:tc>
        <w:tc>
          <w:tcPr>
            <w:tcW w:w="470" w:type="pct"/>
            <w:vAlign w:val="center"/>
          </w:tcPr>
          <w:p w14:paraId="57C6B995"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9055 (54.75)</w:t>
            </w:r>
          </w:p>
        </w:tc>
        <w:tc>
          <w:tcPr>
            <w:tcW w:w="304" w:type="pct"/>
            <w:vAlign w:val="center"/>
          </w:tcPr>
          <w:p w14:paraId="7DCA7B17"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0.000</w:t>
            </w:r>
          </w:p>
        </w:tc>
        <w:tc>
          <w:tcPr>
            <w:tcW w:w="470" w:type="pct"/>
            <w:vAlign w:val="center"/>
          </w:tcPr>
          <w:p w14:paraId="5BE12C1F"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3890 (45.90)</w:t>
            </w:r>
          </w:p>
        </w:tc>
        <w:tc>
          <w:tcPr>
            <w:tcW w:w="470" w:type="pct"/>
            <w:vAlign w:val="center"/>
          </w:tcPr>
          <w:p w14:paraId="68668A62"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4648 (54.10)</w:t>
            </w:r>
          </w:p>
        </w:tc>
        <w:tc>
          <w:tcPr>
            <w:tcW w:w="314" w:type="pct"/>
            <w:vAlign w:val="center"/>
          </w:tcPr>
          <w:p w14:paraId="40D7CBBC"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0.000</w:t>
            </w:r>
          </w:p>
        </w:tc>
      </w:tr>
      <w:tr w:rsidR="00257613" w:rsidRPr="00F820E4" w14:paraId="78B1B65A" w14:textId="77777777" w:rsidTr="00257613">
        <w:tc>
          <w:tcPr>
            <w:tcW w:w="1103" w:type="pct"/>
            <w:vAlign w:val="center"/>
          </w:tcPr>
          <w:p w14:paraId="3F97DC79"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color w:val="000000"/>
                <w:sz w:val="20"/>
                <w:szCs w:val="20"/>
              </w:rPr>
              <w:t>Have mass media</w:t>
            </w:r>
            <w:r w:rsidRPr="00F820E4">
              <w:rPr>
                <w:rFonts w:ascii="Times New Roman" w:hAnsi="Times New Roman" w:cs="Times New Roman"/>
                <w:color w:val="000000"/>
                <w:sz w:val="20"/>
                <w:szCs w:val="20"/>
              </w:rPr>
              <w:br/>
              <w:t>access</w:t>
            </w:r>
          </w:p>
        </w:tc>
        <w:tc>
          <w:tcPr>
            <w:tcW w:w="471" w:type="pct"/>
            <w:vAlign w:val="center"/>
          </w:tcPr>
          <w:p w14:paraId="3FF1E433"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w:t>
            </w:r>
          </w:p>
        </w:tc>
        <w:tc>
          <w:tcPr>
            <w:tcW w:w="653" w:type="pct"/>
            <w:vAlign w:val="center"/>
          </w:tcPr>
          <w:p w14:paraId="3DCC54FD"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w:t>
            </w:r>
          </w:p>
        </w:tc>
        <w:tc>
          <w:tcPr>
            <w:tcW w:w="304" w:type="pct"/>
            <w:vAlign w:val="center"/>
          </w:tcPr>
          <w:p w14:paraId="62E54D4B" w14:textId="77777777" w:rsidR="00182FA3" w:rsidRPr="00F820E4" w:rsidRDefault="00182FA3" w:rsidP="00F820E4">
            <w:pPr>
              <w:jc w:val="both"/>
              <w:rPr>
                <w:rFonts w:ascii="Times New Roman" w:hAnsi="Times New Roman" w:cs="Times New Roman"/>
                <w:sz w:val="20"/>
                <w:szCs w:val="20"/>
              </w:rPr>
            </w:pPr>
          </w:p>
        </w:tc>
        <w:tc>
          <w:tcPr>
            <w:tcW w:w="441" w:type="pct"/>
            <w:vAlign w:val="center"/>
          </w:tcPr>
          <w:p w14:paraId="11D318DB"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3435 (29.90)</w:t>
            </w:r>
          </w:p>
        </w:tc>
        <w:tc>
          <w:tcPr>
            <w:tcW w:w="470" w:type="pct"/>
            <w:vAlign w:val="center"/>
          </w:tcPr>
          <w:p w14:paraId="6A6D3E88"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4395 (70.10)</w:t>
            </w:r>
          </w:p>
        </w:tc>
        <w:tc>
          <w:tcPr>
            <w:tcW w:w="304" w:type="pct"/>
            <w:vAlign w:val="center"/>
          </w:tcPr>
          <w:p w14:paraId="7C04D15A" w14:textId="77777777" w:rsidR="00182FA3" w:rsidRPr="00F820E4" w:rsidRDefault="00182FA3" w:rsidP="00F820E4">
            <w:pPr>
              <w:jc w:val="both"/>
              <w:rPr>
                <w:rFonts w:ascii="Times New Roman" w:hAnsi="Times New Roman" w:cs="Times New Roman"/>
                <w:sz w:val="20"/>
                <w:szCs w:val="20"/>
              </w:rPr>
            </w:pPr>
          </w:p>
        </w:tc>
        <w:tc>
          <w:tcPr>
            <w:tcW w:w="470" w:type="pct"/>
            <w:vAlign w:val="center"/>
          </w:tcPr>
          <w:p w14:paraId="5FE063C0"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8223 (39.68)</w:t>
            </w:r>
          </w:p>
        </w:tc>
        <w:tc>
          <w:tcPr>
            <w:tcW w:w="470" w:type="pct"/>
            <w:vAlign w:val="center"/>
          </w:tcPr>
          <w:p w14:paraId="3E5FB8E8"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12963 (60.32)</w:t>
            </w:r>
          </w:p>
        </w:tc>
        <w:tc>
          <w:tcPr>
            <w:tcW w:w="314" w:type="pct"/>
            <w:vAlign w:val="center"/>
          </w:tcPr>
          <w:p w14:paraId="7945754B" w14:textId="77777777" w:rsidR="00182FA3" w:rsidRPr="00F820E4" w:rsidRDefault="00182FA3" w:rsidP="00F820E4">
            <w:pPr>
              <w:jc w:val="both"/>
              <w:rPr>
                <w:rFonts w:ascii="Times New Roman" w:hAnsi="Times New Roman" w:cs="Times New Roman"/>
                <w:sz w:val="20"/>
                <w:szCs w:val="20"/>
              </w:rPr>
            </w:pPr>
          </w:p>
        </w:tc>
      </w:tr>
      <w:tr w:rsidR="00257613" w:rsidRPr="00F820E4" w14:paraId="5D0A2A36" w14:textId="77777777" w:rsidTr="00257613">
        <w:tc>
          <w:tcPr>
            <w:tcW w:w="1103" w:type="pct"/>
            <w:vAlign w:val="center"/>
          </w:tcPr>
          <w:p w14:paraId="54ADA17E" w14:textId="3E7891FF" w:rsidR="00182FA3" w:rsidRPr="00F820E4" w:rsidRDefault="00882DB6" w:rsidP="00F820E4">
            <w:pPr>
              <w:jc w:val="both"/>
              <w:rPr>
                <w:rFonts w:ascii="Times New Roman" w:hAnsi="Times New Roman" w:cs="Times New Roman"/>
                <w:sz w:val="20"/>
                <w:szCs w:val="20"/>
              </w:rPr>
            </w:pPr>
            <w:r w:rsidRPr="006A5CC4">
              <w:rPr>
                <w:rFonts w:ascii="Times New Roman" w:hAnsi="Times New Roman" w:cs="Times New Roman"/>
                <w:b/>
                <w:bCs/>
                <w:color w:val="000000"/>
                <w:sz w:val="20"/>
                <w:szCs w:val="20"/>
              </w:rPr>
              <w:t>Husband/partner’s education level</w:t>
            </w:r>
          </w:p>
        </w:tc>
        <w:tc>
          <w:tcPr>
            <w:tcW w:w="471" w:type="pct"/>
            <w:vAlign w:val="center"/>
          </w:tcPr>
          <w:p w14:paraId="24192FEC" w14:textId="77777777" w:rsidR="00182FA3" w:rsidRPr="00F820E4" w:rsidRDefault="00182FA3" w:rsidP="00F820E4">
            <w:pPr>
              <w:jc w:val="both"/>
              <w:rPr>
                <w:rFonts w:ascii="Times New Roman" w:hAnsi="Times New Roman" w:cs="Times New Roman"/>
                <w:sz w:val="20"/>
                <w:szCs w:val="20"/>
              </w:rPr>
            </w:pPr>
          </w:p>
        </w:tc>
        <w:tc>
          <w:tcPr>
            <w:tcW w:w="653" w:type="pct"/>
            <w:vAlign w:val="center"/>
          </w:tcPr>
          <w:p w14:paraId="75503FB5" w14:textId="77777777" w:rsidR="00182FA3" w:rsidRPr="00F820E4" w:rsidRDefault="00182FA3" w:rsidP="00F820E4">
            <w:pPr>
              <w:jc w:val="both"/>
              <w:rPr>
                <w:rFonts w:ascii="Times New Roman" w:hAnsi="Times New Roman" w:cs="Times New Roman"/>
                <w:sz w:val="20"/>
                <w:szCs w:val="20"/>
              </w:rPr>
            </w:pPr>
          </w:p>
        </w:tc>
        <w:tc>
          <w:tcPr>
            <w:tcW w:w="304" w:type="pct"/>
            <w:vAlign w:val="center"/>
          </w:tcPr>
          <w:p w14:paraId="22A8EDD4" w14:textId="77777777" w:rsidR="00182FA3" w:rsidRPr="00F820E4" w:rsidRDefault="00182FA3" w:rsidP="00F820E4">
            <w:pPr>
              <w:jc w:val="both"/>
              <w:rPr>
                <w:rFonts w:ascii="Times New Roman" w:hAnsi="Times New Roman" w:cs="Times New Roman"/>
                <w:sz w:val="20"/>
                <w:szCs w:val="20"/>
              </w:rPr>
            </w:pPr>
          </w:p>
        </w:tc>
        <w:tc>
          <w:tcPr>
            <w:tcW w:w="441" w:type="pct"/>
            <w:vAlign w:val="center"/>
          </w:tcPr>
          <w:p w14:paraId="45B8A738" w14:textId="77777777" w:rsidR="00182FA3" w:rsidRPr="00F820E4" w:rsidRDefault="00182FA3" w:rsidP="00F820E4">
            <w:pPr>
              <w:jc w:val="both"/>
              <w:rPr>
                <w:rFonts w:ascii="Times New Roman" w:hAnsi="Times New Roman" w:cs="Times New Roman"/>
                <w:sz w:val="20"/>
                <w:szCs w:val="20"/>
              </w:rPr>
            </w:pPr>
          </w:p>
        </w:tc>
        <w:tc>
          <w:tcPr>
            <w:tcW w:w="470" w:type="pct"/>
            <w:vAlign w:val="center"/>
          </w:tcPr>
          <w:p w14:paraId="57F3FAF1" w14:textId="77777777" w:rsidR="00182FA3" w:rsidRPr="00F820E4" w:rsidRDefault="00182FA3" w:rsidP="00F820E4">
            <w:pPr>
              <w:jc w:val="both"/>
              <w:rPr>
                <w:rFonts w:ascii="Times New Roman" w:hAnsi="Times New Roman" w:cs="Times New Roman"/>
                <w:sz w:val="20"/>
                <w:szCs w:val="20"/>
              </w:rPr>
            </w:pPr>
          </w:p>
        </w:tc>
        <w:tc>
          <w:tcPr>
            <w:tcW w:w="304" w:type="pct"/>
            <w:vAlign w:val="center"/>
          </w:tcPr>
          <w:p w14:paraId="45EEC319" w14:textId="77777777" w:rsidR="00182FA3" w:rsidRPr="00F820E4" w:rsidRDefault="00182FA3" w:rsidP="00F820E4">
            <w:pPr>
              <w:jc w:val="both"/>
              <w:rPr>
                <w:rFonts w:ascii="Times New Roman" w:hAnsi="Times New Roman" w:cs="Times New Roman"/>
                <w:sz w:val="20"/>
                <w:szCs w:val="20"/>
              </w:rPr>
            </w:pPr>
          </w:p>
        </w:tc>
        <w:tc>
          <w:tcPr>
            <w:tcW w:w="470" w:type="pct"/>
            <w:vAlign w:val="center"/>
          </w:tcPr>
          <w:p w14:paraId="73BF5DDC" w14:textId="77777777" w:rsidR="00182FA3" w:rsidRPr="00F820E4" w:rsidRDefault="00182FA3" w:rsidP="00F820E4">
            <w:pPr>
              <w:jc w:val="both"/>
              <w:rPr>
                <w:rFonts w:ascii="Times New Roman" w:hAnsi="Times New Roman" w:cs="Times New Roman"/>
                <w:sz w:val="20"/>
                <w:szCs w:val="20"/>
              </w:rPr>
            </w:pPr>
          </w:p>
        </w:tc>
        <w:tc>
          <w:tcPr>
            <w:tcW w:w="470" w:type="pct"/>
            <w:vAlign w:val="center"/>
          </w:tcPr>
          <w:p w14:paraId="0F80C194" w14:textId="77777777" w:rsidR="00182FA3" w:rsidRPr="00F820E4" w:rsidRDefault="00182FA3" w:rsidP="00F820E4">
            <w:pPr>
              <w:jc w:val="both"/>
              <w:rPr>
                <w:rFonts w:ascii="Times New Roman" w:hAnsi="Times New Roman" w:cs="Times New Roman"/>
                <w:sz w:val="20"/>
                <w:szCs w:val="20"/>
              </w:rPr>
            </w:pPr>
          </w:p>
        </w:tc>
        <w:tc>
          <w:tcPr>
            <w:tcW w:w="314" w:type="pct"/>
            <w:vAlign w:val="center"/>
          </w:tcPr>
          <w:p w14:paraId="598EF998" w14:textId="77777777" w:rsidR="00182FA3" w:rsidRPr="00F820E4" w:rsidRDefault="00182FA3" w:rsidP="00F820E4">
            <w:pPr>
              <w:jc w:val="both"/>
              <w:rPr>
                <w:rFonts w:ascii="Times New Roman" w:hAnsi="Times New Roman" w:cs="Times New Roman"/>
                <w:sz w:val="20"/>
                <w:szCs w:val="20"/>
              </w:rPr>
            </w:pPr>
          </w:p>
        </w:tc>
      </w:tr>
      <w:tr w:rsidR="00257613" w:rsidRPr="00F820E4" w14:paraId="40818FCA" w14:textId="77777777" w:rsidTr="00257613">
        <w:tc>
          <w:tcPr>
            <w:tcW w:w="1103" w:type="pct"/>
            <w:vAlign w:val="center"/>
          </w:tcPr>
          <w:p w14:paraId="6A024C55" w14:textId="77777777" w:rsidR="00182FA3" w:rsidRPr="00F820E4" w:rsidRDefault="00182FA3" w:rsidP="00F820E4">
            <w:pPr>
              <w:jc w:val="both"/>
              <w:rPr>
                <w:rFonts w:ascii="Times New Roman" w:hAnsi="Times New Roman" w:cs="Times New Roman"/>
                <w:color w:val="000000"/>
                <w:sz w:val="20"/>
                <w:szCs w:val="20"/>
              </w:rPr>
            </w:pPr>
            <w:r w:rsidRPr="00F820E4">
              <w:rPr>
                <w:rFonts w:ascii="Times New Roman" w:hAnsi="Times New Roman" w:cs="Times New Roman"/>
                <w:color w:val="000000"/>
                <w:sz w:val="20"/>
                <w:szCs w:val="20"/>
              </w:rPr>
              <w:t>No education</w:t>
            </w:r>
          </w:p>
        </w:tc>
        <w:tc>
          <w:tcPr>
            <w:tcW w:w="471" w:type="pct"/>
            <w:vAlign w:val="center"/>
          </w:tcPr>
          <w:p w14:paraId="7537363D"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5463 (52.12)</w:t>
            </w:r>
          </w:p>
        </w:tc>
        <w:tc>
          <w:tcPr>
            <w:tcW w:w="653" w:type="pct"/>
            <w:vAlign w:val="center"/>
          </w:tcPr>
          <w:p w14:paraId="6228A86F"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5033 (47.88)</w:t>
            </w:r>
          </w:p>
        </w:tc>
        <w:tc>
          <w:tcPr>
            <w:tcW w:w="304" w:type="pct"/>
            <w:vAlign w:val="center"/>
          </w:tcPr>
          <w:p w14:paraId="4CD2A847"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0.000</w:t>
            </w:r>
          </w:p>
        </w:tc>
        <w:tc>
          <w:tcPr>
            <w:tcW w:w="441" w:type="pct"/>
            <w:vAlign w:val="center"/>
          </w:tcPr>
          <w:p w14:paraId="488E9298"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2450 (35.45)</w:t>
            </w:r>
          </w:p>
        </w:tc>
        <w:tc>
          <w:tcPr>
            <w:tcW w:w="470" w:type="pct"/>
            <w:vAlign w:val="center"/>
          </w:tcPr>
          <w:p w14:paraId="209AB327"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4423 (64.55)</w:t>
            </w:r>
          </w:p>
        </w:tc>
        <w:tc>
          <w:tcPr>
            <w:tcW w:w="304" w:type="pct"/>
            <w:vAlign w:val="center"/>
          </w:tcPr>
          <w:p w14:paraId="69D7A227"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0.682</w:t>
            </w:r>
          </w:p>
        </w:tc>
        <w:tc>
          <w:tcPr>
            <w:tcW w:w="470" w:type="pct"/>
            <w:vAlign w:val="center"/>
          </w:tcPr>
          <w:p w14:paraId="10749AD9"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3293 (48.37)</w:t>
            </w:r>
          </w:p>
        </w:tc>
        <w:tc>
          <w:tcPr>
            <w:tcW w:w="470" w:type="pct"/>
            <w:vAlign w:val="center"/>
          </w:tcPr>
          <w:p w14:paraId="646520CA"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3638 (51.63)</w:t>
            </w:r>
          </w:p>
        </w:tc>
        <w:tc>
          <w:tcPr>
            <w:tcW w:w="314" w:type="pct"/>
            <w:vAlign w:val="center"/>
          </w:tcPr>
          <w:p w14:paraId="16A7DACC"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0.000</w:t>
            </w:r>
          </w:p>
        </w:tc>
      </w:tr>
      <w:tr w:rsidR="00257613" w:rsidRPr="00F820E4" w14:paraId="7597235D" w14:textId="77777777" w:rsidTr="00257613">
        <w:tc>
          <w:tcPr>
            <w:tcW w:w="1103" w:type="pct"/>
            <w:vAlign w:val="center"/>
          </w:tcPr>
          <w:p w14:paraId="4575FD64" w14:textId="77777777" w:rsidR="00182FA3" w:rsidRPr="00F820E4" w:rsidRDefault="00182FA3" w:rsidP="00F820E4">
            <w:pPr>
              <w:jc w:val="both"/>
              <w:rPr>
                <w:rFonts w:ascii="Times New Roman" w:hAnsi="Times New Roman" w:cs="Times New Roman"/>
                <w:b/>
                <w:bCs/>
                <w:sz w:val="20"/>
                <w:szCs w:val="20"/>
              </w:rPr>
            </w:pPr>
            <w:r w:rsidRPr="00F820E4">
              <w:rPr>
                <w:rFonts w:ascii="Times New Roman" w:hAnsi="Times New Roman" w:cs="Times New Roman"/>
                <w:color w:val="000000"/>
                <w:sz w:val="20"/>
                <w:szCs w:val="20"/>
              </w:rPr>
              <w:t>Primary</w:t>
            </w:r>
          </w:p>
        </w:tc>
        <w:tc>
          <w:tcPr>
            <w:tcW w:w="471" w:type="pct"/>
            <w:vAlign w:val="center"/>
          </w:tcPr>
          <w:p w14:paraId="5A86CA55"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3756 (47.56)</w:t>
            </w:r>
          </w:p>
        </w:tc>
        <w:tc>
          <w:tcPr>
            <w:tcW w:w="653" w:type="pct"/>
            <w:vAlign w:val="center"/>
          </w:tcPr>
          <w:p w14:paraId="000CF307"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4177 (52.44)</w:t>
            </w:r>
          </w:p>
        </w:tc>
        <w:tc>
          <w:tcPr>
            <w:tcW w:w="304" w:type="pct"/>
            <w:vAlign w:val="center"/>
          </w:tcPr>
          <w:p w14:paraId="0BD40659" w14:textId="77777777" w:rsidR="00182FA3" w:rsidRPr="00F820E4" w:rsidRDefault="00182FA3" w:rsidP="00F820E4">
            <w:pPr>
              <w:jc w:val="both"/>
              <w:rPr>
                <w:rFonts w:ascii="Times New Roman" w:hAnsi="Times New Roman" w:cs="Times New Roman"/>
                <w:sz w:val="20"/>
                <w:szCs w:val="20"/>
              </w:rPr>
            </w:pPr>
          </w:p>
        </w:tc>
        <w:tc>
          <w:tcPr>
            <w:tcW w:w="441" w:type="pct"/>
            <w:vAlign w:val="center"/>
          </w:tcPr>
          <w:p w14:paraId="60043DA7"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1786 (34.41)</w:t>
            </w:r>
          </w:p>
        </w:tc>
        <w:tc>
          <w:tcPr>
            <w:tcW w:w="470" w:type="pct"/>
            <w:vAlign w:val="center"/>
          </w:tcPr>
          <w:p w14:paraId="1DBE1571"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3429 (65.59)</w:t>
            </w:r>
          </w:p>
        </w:tc>
        <w:tc>
          <w:tcPr>
            <w:tcW w:w="304" w:type="pct"/>
            <w:vAlign w:val="center"/>
          </w:tcPr>
          <w:p w14:paraId="20495549" w14:textId="77777777" w:rsidR="00182FA3" w:rsidRPr="00F820E4" w:rsidRDefault="00182FA3" w:rsidP="00F820E4">
            <w:pPr>
              <w:jc w:val="both"/>
              <w:rPr>
                <w:rFonts w:ascii="Times New Roman" w:hAnsi="Times New Roman" w:cs="Times New Roman"/>
                <w:sz w:val="20"/>
                <w:szCs w:val="20"/>
              </w:rPr>
            </w:pPr>
          </w:p>
        </w:tc>
        <w:tc>
          <w:tcPr>
            <w:tcW w:w="470" w:type="pct"/>
            <w:vAlign w:val="center"/>
          </w:tcPr>
          <w:p w14:paraId="3859A511"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3544 (46.03)</w:t>
            </w:r>
          </w:p>
        </w:tc>
        <w:tc>
          <w:tcPr>
            <w:tcW w:w="470" w:type="pct"/>
            <w:vAlign w:val="center"/>
          </w:tcPr>
          <w:p w14:paraId="621E44F5"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4306 (53.97)</w:t>
            </w:r>
          </w:p>
        </w:tc>
        <w:tc>
          <w:tcPr>
            <w:tcW w:w="314" w:type="pct"/>
            <w:vAlign w:val="center"/>
          </w:tcPr>
          <w:p w14:paraId="3E48454B" w14:textId="77777777" w:rsidR="00182FA3" w:rsidRPr="00F820E4" w:rsidRDefault="00182FA3" w:rsidP="00F820E4">
            <w:pPr>
              <w:jc w:val="both"/>
              <w:rPr>
                <w:rFonts w:ascii="Times New Roman" w:hAnsi="Times New Roman" w:cs="Times New Roman"/>
                <w:sz w:val="20"/>
                <w:szCs w:val="20"/>
              </w:rPr>
            </w:pPr>
          </w:p>
        </w:tc>
      </w:tr>
      <w:tr w:rsidR="00257613" w:rsidRPr="00F820E4" w14:paraId="3333BE1D" w14:textId="77777777" w:rsidTr="00257613">
        <w:tc>
          <w:tcPr>
            <w:tcW w:w="1103" w:type="pct"/>
            <w:vAlign w:val="center"/>
          </w:tcPr>
          <w:p w14:paraId="42348DD0"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color w:val="000000"/>
                <w:sz w:val="20"/>
                <w:szCs w:val="20"/>
              </w:rPr>
              <w:t>Secondary or Higher</w:t>
            </w:r>
          </w:p>
        </w:tc>
        <w:tc>
          <w:tcPr>
            <w:tcW w:w="471" w:type="pct"/>
            <w:vAlign w:val="center"/>
          </w:tcPr>
          <w:p w14:paraId="7531351C"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5856 (38.42)</w:t>
            </w:r>
          </w:p>
        </w:tc>
        <w:tc>
          <w:tcPr>
            <w:tcW w:w="653" w:type="pct"/>
            <w:vAlign w:val="center"/>
          </w:tcPr>
          <w:p w14:paraId="7BCF571F"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9383 (61.58)</w:t>
            </w:r>
          </w:p>
        </w:tc>
        <w:tc>
          <w:tcPr>
            <w:tcW w:w="304" w:type="pct"/>
            <w:vAlign w:val="center"/>
          </w:tcPr>
          <w:p w14:paraId="5C4E4C73" w14:textId="77777777" w:rsidR="00182FA3" w:rsidRPr="00F820E4" w:rsidRDefault="00182FA3" w:rsidP="00F820E4">
            <w:pPr>
              <w:jc w:val="both"/>
              <w:rPr>
                <w:rFonts w:ascii="Times New Roman" w:hAnsi="Times New Roman" w:cs="Times New Roman"/>
                <w:sz w:val="20"/>
                <w:szCs w:val="20"/>
              </w:rPr>
            </w:pPr>
          </w:p>
        </w:tc>
        <w:tc>
          <w:tcPr>
            <w:tcW w:w="441" w:type="pct"/>
            <w:vAlign w:val="center"/>
          </w:tcPr>
          <w:p w14:paraId="42D7D249"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2640 (35.05)</w:t>
            </w:r>
          </w:p>
        </w:tc>
        <w:tc>
          <w:tcPr>
            <w:tcW w:w="470" w:type="pct"/>
            <w:vAlign w:val="center"/>
          </w:tcPr>
          <w:p w14:paraId="6CAB13AF"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4909 (64.95)</w:t>
            </w:r>
          </w:p>
        </w:tc>
        <w:tc>
          <w:tcPr>
            <w:tcW w:w="304" w:type="pct"/>
            <w:vAlign w:val="center"/>
          </w:tcPr>
          <w:p w14:paraId="7A1F0041" w14:textId="77777777" w:rsidR="00182FA3" w:rsidRPr="00F820E4" w:rsidRDefault="00182FA3" w:rsidP="00F820E4">
            <w:pPr>
              <w:jc w:val="both"/>
              <w:rPr>
                <w:rFonts w:ascii="Times New Roman" w:hAnsi="Times New Roman" w:cs="Times New Roman"/>
                <w:sz w:val="20"/>
                <w:szCs w:val="20"/>
              </w:rPr>
            </w:pPr>
          </w:p>
        </w:tc>
        <w:tc>
          <w:tcPr>
            <w:tcW w:w="470" w:type="pct"/>
            <w:vAlign w:val="center"/>
          </w:tcPr>
          <w:p w14:paraId="1259BC2C"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3779 (40.23)</w:t>
            </w:r>
          </w:p>
        </w:tc>
        <w:tc>
          <w:tcPr>
            <w:tcW w:w="470" w:type="pct"/>
            <w:vAlign w:val="center"/>
          </w:tcPr>
          <w:p w14:paraId="17948F85"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5790 (59.77)</w:t>
            </w:r>
          </w:p>
        </w:tc>
        <w:tc>
          <w:tcPr>
            <w:tcW w:w="314" w:type="pct"/>
            <w:vAlign w:val="center"/>
          </w:tcPr>
          <w:p w14:paraId="3952A940" w14:textId="77777777" w:rsidR="00182FA3" w:rsidRPr="00F820E4" w:rsidRDefault="00182FA3" w:rsidP="00F820E4">
            <w:pPr>
              <w:jc w:val="both"/>
              <w:rPr>
                <w:rFonts w:ascii="Times New Roman" w:hAnsi="Times New Roman" w:cs="Times New Roman"/>
                <w:sz w:val="20"/>
                <w:szCs w:val="20"/>
              </w:rPr>
            </w:pPr>
          </w:p>
        </w:tc>
      </w:tr>
      <w:tr w:rsidR="00257613" w:rsidRPr="00F820E4" w14:paraId="7831D420" w14:textId="77777777" w:rsidTr="00257613">
        <w:tc>
          <w:tcPr>
            <w:tcW w:w="1103" w:type="pct"/>
            <w:vAlign w:val="center"/>
          </w:tcPr>
          <w:p w14:paraId="63112B69"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color w:val="000000"/>
                <w:sz w:val="20"/>
                <w:szCs w:val="20"/>
              </w:rPr>
              <w:t>Non-standard curriculum</w:t>
            </w:r>
          </w:p>
        </w:tc>
        <w:tc>
          <w:tcPr>
            <w:tcW w:w="471" w:type="pct"/>
            <w:vAlign w:val="center"/>
          </w:tcPr>
          <w:p w14:paraId="24BB42EC"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36 (45.76)</w:t>
            </w:r>
          </w:p>
        </w:tc>
        <w:tc>
          <w:tcPr>
            <w:tcW w:w="653" w:type="pct"/>
            <w:vAlign w:val="center"/>
          </w:tcPr>
          <w:p w14:paraId="3F03212A"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47 (54.24)</w:t>
            </w:r>
          </w:p>
        </w:tc>
        <w:tc>
          <w:tcPr>
            <w:tcW w:w="304" w:type="pct"/>
            <w:vAlign w:val="center"/>
          </w:tcPr>
          <w:p w14:paraId="761C2265" w14:textId="77777777" w:rsidR="00182FA3" w:rsidRPr="00F820E4" w:rsidRDefault="00182FA3" w:rsidP="00F820E4">
            <w:pPr>
              <w:jc w:val="both"/>
              <w:rPr>
                <w:rFonts w:ascii="Times New Roman" w:hAnsi="Times New Roman" w:cs="Times New Roman"/>
                <w:sz w:val="20"/>
                <w:szCs w:val="20"/>
              </w:rPr>
            </w:pPr>
          </w:p>
        </w:tc>
        <w:tc>
          <w:tcPr>
            <w:tcW w:w="441" w:type="pct"/>
            <w:vAlign w:val="center"/>
          </w:tcPr>
          <w:p w14:paraId="30606A3D"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w:t>
            </w:r>
          </w:p>
        </w:tc>
        <w:tc>
          <w:tcPr>
            <w:tcW w:w="470" w:type="pct"/>
            <w:vAlign w:val="center"/>
          </w:tcPr>
          <w:p w14:paraId="7DD86F36"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w:t>
            </w:r>
          </w:p>
        </w:tc>
        <w:tc>
          <w:tcPr>
            <w:tcW w:w="304" w:type="pct"/>
            <w:vAlign w:val="center"/>
          </w:tcPr>
          <w:p w14:paraId="732F6EA3" w14:textId="77777777" w:rsidR="00182FA3" w:rsidRPr="00F820E4" w:rsidRDefault="00182FA3" w:rsidP="00F820E4">
            <w:pPr>
              <w:jc w:val="both"/>
              <w:rPr>
                <w:rFonts w:ascii="Times New Roman" w:hAnsi="Times New Roman" w:cs="Times New Roman"/>
                <w:sz w:val="20"/>
                <w:szCs w:val="20"/>
              </w:rPr>
            </w:pPr>
          </w:p>
        </w:tc>
        <w:tc>
          <w:tcPr>
            <w:tcW w:w="470" w:type="pct"/>
            <w:vAlign w:val="center"/>
          </w:tcPr>
          <w:p w14:paraId="7DB46583"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1492 (28.25)</w:t>
            </w:r>
          </w:p>
        </w:tc>
        <w:tc>
          <w:tcPr>
            <w:tcW w:w="470" w:type="pct"/>
            <w:vAlign w:val="center"/>
          </w:tcPr>
          <w:p w14:paraId="0CA74E00"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3873 (71.75)</w:t>
            </w:r>
          </w:p>
        </w:tc>
        <w:tc>
          <w:tcPr>
            <w:tcW w:w="314" w:type="pct"/>
            <w:vAlign w:val="center"/>
          </w:tcPr>
          <w:p w14:paraId="09680FC6" w14:textId="77777777" w:rsidR="00182FA3" w:rsidRPr="00F820E4" w:rsidRDefault="00182FA3" w:rsidP="00F820E4">
            <w:pPr>
              <w:jc w:val="both"/>
              <w:rPr>
                <w:rFonts w:ascii="Times New Roman" w:hAnsi="Times New Roman" w:cs="Times New Roman"/>
                <w:sz w:val="20"/>
                <w:szCs w:val="20"/>
              </w:rPr>
            </w:pPr>
          </w:p>
        </w:tc>
      </w:tr>
      <w:tr w:rsidR="00257613" w:rsidRPr="00F820E4" w14:paraId="1A8298FE" w14:textId="77777777" w:rsidTr="00257613">
        <w:tc>
          <w:tcPr>
            <w:tcW w:w="1103" w:type="pct"/>
            <w:vAlign w:val="center"/>
          </w:tcPr>
          <w:p w14:paraId="2AA3CE7B" w14:textId="77777777" w:rsidR="00182FA3" w:rsidRPr="00F820E4" w:rsidRDefault="00182FA3" w:rsidP="00F820E4">
            <w:pPr>
              <w:jc w:val="both"/>
              <w:rPr>
                <w:rFonts w:ascii="Times New Roman" w:hAnsi="Times New Roman" w:cs="Times New Roman"/>
                <w:b/>
                <w:color w:val="000000"/>
                <w:sz w:val="20"/>
                <w:szCs w:val="20"/>
              </w:rPr>
            </w:pPr>
            <w:r w:rsidRPr="00F820E4">
              <w:rPr>
                <w:rFonts w:ascii="Times New Roman" w:hAnsi="Times New Roman" w:cs="Times New Roman"/>
                <w:b/>
                <w:color w:val="000000"/>
                <w:sz w:val="20"/>
                <w:szCs w:val="20"/>
              </w:rPr>
              <w:t>Wealth Index</w:t>
            </w:r>
          </w:p>
        </w:tc>
        <w:tc>
          <w:tcPr>
            <w:tcW w:w="471" w:type="pct"/>
            <w:vAlign w:val="center"/>
          </w:tcPr>
          <w:p w14:paraId="69350C17" w14:textId="77777777" w:rsidR="00182FA3" w:rsidRPr="00F820E4" w:rsidRDefault="00182FA3" w:rsidP="00F820E4">
            <w:pPr>
              <w:jc w:val="both"/>
              <w:rPr>
                <w:rFonts w:ascii="Times New Roman" w:hAnsi="Times New Roman" w:cs="Times New Roman"/>
                <w:sz w:val="20"/>
                <w:szCs w:val="20"/>
              </w:rPr>
            </w:pPr>
          </w:p>
        </w:tc>
        <w:tc>
          <w:tcPr>
            <w:tcW w:w="653" w:type="pct"/>
            <w:vAlign w:val="center"/>
          </w:tcPr>
          <w:p w14:paraId="331DAC2B" w14:textId="77777777" w:rsidR="00182FA3" w:rsidRPr="00F820E4" w:rsidRDefault="00182FA3" w:rsidP="00F820E4">
            <w:pPr>
              <w:jc w:val="both"/>
              <w:rPr>
                <w:rFonts w:ascii="Times New Roman" w:hAnsi="Times New Roman" w:cs="Times New Roman"/>
                <w:sz w:val="20"/>
                <w:szCs w:val="20"/>
              </w:rPr>
            </w:pPr>
          </w:p>
        </w:tc>
        <w:tc>
          <w:tcPr>
            <w:tcW w:w="304" w:type="pct"/>
            <w:vAlign w:val="center"/>
          </w:tcPr>
          <w:p w14:paraId="1462B0FC" w14:textId="77777777" w:rsidR="00182FA3" w:rsidRPr="00F820E4" w:rsidRDefault="00182FA3" w:rsidP="00F820E4">
            <w:pPr>
              <w:jc w:val="both"/>
              <w:rPr>
                <w:rFonts w:ascii="Times New Roman" w:hAnsi="Times New Roman" w:cs="Times New Roman"/>
                <w:sz w:val="20"/>
                <w:szCs w:val="20"/>
              </w:rPr>
            </w:pPr>
          </w:p>
        </w:tc>
        <w:tc>
          <w:tcPr>
            <w:tcW w:w="441" w:type="pct"/>
            <w:vAlign w:val="center"/>
          </w:tcPr>
          <w:p w14:paraId="292C7257" w14:textId="77777777" w:rsidR="00182FA3" w:rsidRPr="00F820E4" w:rsidRDefault="00182FA3" w:rsidP="00F820E4">
            <w:pPr>
              <w:jc w:val="both"/>
              <w:rPr>
                <w:rFonts w:ascii="Times New Roman" w:hAnsi="Times New Roman" w:cs="Times New Roman"/>
                <w:sz w:val="20"/>
                <w:szCs w:val="20"/>
              </w:rPr>
            </w:pPr>
          </w:p>
        </w:tc>
        <w:tc>
          <w:tcPr>
            <w:tcW w:w="470" w:type="pct"/>
            <w:vAlign w:val="center"/>
          </w:tcPr>
          <w:p w14:paraId="292B2F53" w14:textId="77777777" w:rsidR="00182FA3" w:rsidRPr="00F820E4" w:rsidRDefault="00182FA3" w:rsidP="00F820E4">
            <w:pPr>
              <w:jc w:val="both"/>
              <w:rPr>
                <w:rFonts w:ascii="Times New Roman" w:hAnsi="Times New Roman" w:cs="Times New Roman"/>
                <w:sz w:val="20"/>
                <w:szCs w:val="20"/>
              </w:rPr>
            </w:pPr>
          </w:p>
        </w:tc>
        <w:tc>
          <w:tcPr>
            <w:tcW w:w="304" w:type="pct"/>
            <w:vAlign w:val="center"/>
          </w:tcPr>
          <w:p w14:paraId="78C35412" w14:textId="77777777" w:rsidR="00182FA3" w:rsidRPr="00F820E4" w:rsidRDefault="00182FA3" w:rsidP="00F820E4">
            <w:pPr>
              <w:jc w:val="both"/>
              <w:rPr>
                <w:rFonts w:ascii="Times New Roman" w:hAnsi="Times New Roman" w:cs="Times New Roman"/>
                <w:sz w:val="20"/>
                <w:szCs w:val="20"/>
              </w:rPr>
            </w:pPr>
          </w:p>
        </w:tc>
        <w:tc>
          <w:tcPr>
            <w:tcW w:w="470" w:type="pct"/>
            <w:vAlign w:val="center"/>
          </w:tcPr>
          <w:p w14:paraId="787D3D55" w14:textId="77777777" w:rsidR="00182FA3" w:rsidRPr="00F820E4" w:rsidRDefault="00182FA3" w:rsidP="00F820E4">
            <w:pPr>
              <w:jc w:val="both"/>
              <w:rPr>
                <w:rFonts w:ascii="Times New Roman" w:hAnsi="Times New Roman" w:cs="Times New Roman"/>
                <w:sz w:val="20"/>
                <w:szCs w:val="20"/>
              </w:rPr>
            </w:pPr>
          </w:p>
        </w:tc>
        <w:tc>
          <w:tcPr>
            <w:tcW w:w="470" w:type="pct"/>
            <w:vAlign w:val="center"/>
          </w:tcPr>
          <w:p w14:paraId="77A6DD63" w14:textId="77777777" w:rsidR="00182FA3" w:rsidRPr="00F820E4" w:rsidRDefault="00182FA3" w:rsidP="00F820E4">
            <w:pPr>
              <w:jc w:val="both"/>
              <w:rPr>
                <w:rFonts w:ascii="Times New Roman" w:hAnsi="Times New Roman" w:cs="Times New Roman"/>
                <w:sz w:val="20"/>
                <w:szCs w:val="20"/>
              </w:rPr>
            </w:pPr>
          </w:p>
        </w:tc>
        <w:tc>
          <w:tcPr>
            <w:tcW w:w="314" w:type="pct"/>
            <w:vAlign w:val="center"/>
          </w:tcPr>
          <w:p w14:paraId="57881460" w14:textId="77777777" w:rsidR="00182FA3" w:rsidRPr="00F820E4" w:rsidRDefault="00182FA3" w:rsidP="00F820E4">
            <w:pPr>
              <w:jc w:val="both"/>
              <w:rPr>
                <w:rFonts w:ascii="Times New Roman" w:hAnsi="Times New Roman" w:cs="Times New Roman"/>
                <w:sz w:val="20"/>
                <w:szCs w:val="20"/>
              </w:rPr>
            </w:pPr>
          </w:p>
        </w:tc>
      </w:tr>
      <w:tr w:rsidR="00257613" w:rsidRPr="00F820E4" w14:paraId="3BCCC75B" w14:textId="77777777" w:rsidTr="00257613">
        <w:tc>
          <w:tcPr>
            <w:tcW w:w="1103" w:type="pct"/>
            <w:vAlign w:val="center"/>
          </w:tcPr>
          <w:p w14:paraId="1F341441"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Poorest</w:t>
            </w:r>
          </w:p>
        </w:tc>
        <w:tc>
          <w:tcPr>
            <w:tcW w:w="471" w:type="pct"/>
            <w:vAlign w:val="center"/>
          </w:tcPr>
          <w:p w14:paraId="2BF9BC22"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1910 (55.46)</w:t>
            </w:r>
          </w:p>
        </w:tc>
        <w:tc>
          <w:tcPr>
            <w:tcW w:w="653" w:type="pct"/>
            <w:vAlign w:val="center"/>
          </w:tcPr>
          <w:p w14:paraId="26B338DF"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1470 (44.54)</w:t>
            </w:r>
          </w:p>
        </w:tc>
        <w:tc>
          <w:tcPr>
            <w:tcW w:w="304" w:type="pct"/>
            <w:vAlign w:val="center"/>
          </w:tcPr>
          <w:p w14:paraId="449998A8"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0.000</w:t>
            </w:r>
          </w:p>
        </w:tc>
        <w:tc>
          <w:tcPr>
            <w:tcW w:w="441" w:type="pct"/>
            <w:vAlign w:val="center"/>
          </w:tcPr>
          <w:p w14:paraId="5382301C"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1185 (48.47)</w:t>
            </w:r>
          </w:p>
        </w:tc>
        <w:tc>
          <w:tcPr>
            <w:tcW w:w="470" w:type="pct"/>
            <w:vAlign w:val="center"/>
          </w:tcPr>
          <w:p w14:paraId="447C7C29"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1263 (51.53)</w:t>
            </w:r>
          </w:p>
        </w:tc>
        <w:tc>
          <w:tcPr>
            <w:tcW w:w="304" w:type="pct"/>
            <w:vAlign w:val="center"/>
          </w:tcPr>
          <w:p w14:paraId="76B41080"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0.000</w:t>
            </w:r>
          </w:p>
        </w:tc>
        <w:tc>
          <w:tcPr>
            <w:tcW w:w="470" w:type="pct"/>
            <w:vAlign w:val="center"/>
          </w:tcPr>
          <w:p w14:paraId="74E9F602"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1828 (49.47)</w:t>
            </w:r>
          </w:p>
        </w:tc>
        <w:tc>
          <w:tcPr>
            <w:tcW w:w="470" w:type="pct"/>
            <w:vAlign w:val="center"/>
          </w:tcPr>
          <w:p w14:paraId="4E8FA023"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1923 (50.53)</w:t>
            </w:r>
          </w:p>
        </w:tc>
        <w:tc>
          <w:tcPr>
            <w:tcW w:w="314" w:type="pct"/>
            <w:vAlign w:val="center"/>
          </w:tcPr>
          <w:p w14:paraId="76FF50D4"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0.000</w:t>
            </w:r>
          </w:p>
        </w:tc>
      </w:tr>
      <w:tr w:rsidR="00257613" w:rsidRPr="00F820E4" w14:paraId="18DDA7B0" w14:textId="77777777" w:rsidTr="00257613">
        <w:tc>
          <w:tcPr>
            <w:tcW w:w="1103" w:type="pct"/>
            <w:vAlign w:val="center"/>
          </w:tcPr>
          <w:p w14:paraId="3A08CF17" w14:textId="77777777" w:rsidR="00182FA3" w:rsidRPr="00F820E4" w:rsidRDefault="00182FA3" w:rsidP="00F820E4">
            <w:pPr>
              <w:jc w:val="both"/>
              <w:rPr>
                <w:rFonts w:ascii="Times New Roman" w:hAnsi="Times New Roman" w:cs="Times New Roman"/>
                <w:color w:val="000000"/>
                <w:sz w:val="20"/>
                <w:szCs w:val="20"/>
              </w:rPr>
            </w:pPr>
            <w:r w:rsidRPr="00F820E4">
              <w:rPr>
                <w:rFonts w:ascii="Times New Roman" w:hAnsi="Times New Roman" w:cs="Times New Roman"/>
                <w:color w:val="000000"/>
                <w:sz w:val="20"/>
                <w:szCs w:val="20"/>
              </w:rPr>
              <w:t>Poorer</w:t>
            </w:r>
          </w:p>
        </w:tc>
        <w:tc>
          <w:tcPr>
            <w:tcW w:w="471" w:type="pct"/>
            <w:vAlign w:val="center"/>
          </w:tcPr>
          <w:p w14:paraId="7EFD87CF"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2547 (52.83)</w:t>
            </w:r>
          </w:p>
        </w:tc>
        <w:tc>
          <w:tcPr>
            <w:tcW w:w="653" w:type="pct"/>
            <w:vAlign w:val="center"/>
          </w:tcPr>
          <w:p w14:paraId="5F5003F6"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2332 (47.17)</w:t>
            </w:r>
          </w:p>
        </w:tc>
        <w:tc>
          <w:tcPr>
            <w:tcW w:w="304" w:type="pct"/>
            <w:vAlign w:val="center"/>
          </w:tcPr>
          <w:p w14:paraId="1BB4E6A3" w14:textId="77777777" w:rsidR="00182FA3" w:rsidRPr="00F820E4" w:rsidRDefault="00182FA3" w:rsidP="00F820E4">
            <w:pPr>
              <w:jc w:val="both"/>
              <w:rPr>
                <w:rFonts w:ascii="Times New Roman" w:hAnsi="Times New Roman" w:cs="Times New Roman"/>
                <w:sz w:val="20"/>
                <w:szCs w:val="20"/>
              </w:rPr>
            </w:pPr>
          </w:p>
        </w:tc>
        <w:tc>
          <w:tcPr>
            <w:tcW w:w="441" w:type="pct"/>
            <w:vAlign w:val="center"/>
          </w:tcPr>
          <w:p w14:paraId="0600AEC5"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1363 (42.89)</w:t>
            </w:r>
          </w:p>
        </w:tc>
        <w:tc>
          <w:tcPr>
            <w:tcW w:w="470" w:type="pct"/>
            <w:vAlign w:val="center"/>
          </w:tcPr>
          <w:p w14:paraId="633D6DD7"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1930 (57.11)</w:t>
            </w:r>
          </w:p>
        </w:tc>
        <w:tc>
          <w:tcPr>
            <w:tcW w:w="304" w:type="pct"/>
            <w:vAlign w:val="center"/>
          </w:tcPr>
          <w:p w14:paraId="46ABCCBD" w14:textId="77777777" w:rsidR="00182FA3" w:rsidRPr="00F820E4" w:rsidRDefault="00182FA3" w:rsidP="00F820E4">
            <w:pPr>
              <w:jc w:val="both"/>
              <w:rPr>
                <w:rFonts w:ascii="Times New Roman" w:hAnsi="Times New Roman" w:cs="Times New Roman"/>
                <w:sz w:val="20"/>
                <w:szCs w:val="20"/>
              </w:rPr>
            </w:pPr>
          </w:p>
        </w:tc>
        <w:tc>
          <w:tcPr>
            <w:tcW w:w="470" w:type="pct"/>
            <w:vAlign w:val="center"/>
          </w:tcPr>
          <w:p w14:paraId="47DA3D43"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2431 (48.35)</w:t>
            </w:r>
          </w:p>
        </w:tc>
        <w:tc>
          <w:tcPr>
            <w:tcW w:w="470" w:type="pct"/>
            <w:vAlign w:val="center"/>
          </w:tcPr>
          <w:p w14:paraId="1A6CFB93"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2673 (51.65)</w:t>
            </w:r>
          </w:p>
        </w:tc>
        <w:tc>
          <w:tcPr>
            <w:tcW w:w="314" w:type="pct"/>
            <w:vAlign w:val="center"/>
          </w:tcPr>
          <w:p w14:paraId="61FBEDC6" w14:textId="77777777" w:rsidR="00182FA3" w:rsidRPr="00F820E4" w:rsidRDefault="00182FA3" w:rsidP="00F820E4">
            <w:pPr>
              <w:jc w:val="both"/>
              <w:rPr>
                <w:rFonts w:ascii="Times New Roman" w:hAnsi="Times New Roman" w:cs="Times New Roman"/>
                <w:sz w:val="20"/>
                <w:szCs w:val="20"/>
              </w:rPr>
            </w:pPr>
          </w:p>
        </w:tc>
      </w:tr>
      <w:tr w:rsidR="00257613" w:rsidRPr="00F820E4" w14:paraId="3E5A8173" w14:textId="77777777" w:rsidTr="00257613">
        <w:tc>
          <w:tcPr>
            <w:tcW w:w="1103" w:type="pct"/>
            <w:vAlign w:val="center"/>
          </w:tcPr>
          <w:p w14:paraId="0A76CDDA" w14:textId="77777777" w:rsidR="00182FA3" w:rsidRPr="00F820E4" w:rsidRDefault="00182FA3" w:rsidP="00F820E4">
            <w:pPr>
              <w:jc w:val="both"/>
              <w:rPr>
                <w:rFonts w:ascii="Times New Roman" w:hAnsi="Times New Roman" w:cs="Times New Roman"/>
                <w:color w:val="000000"/>
                <w:sz w:val="20"/>
                <w:szCs w:val="20"/>
              </w:rPr>
            </w:pPr>
            <w:r w:rsidRPr="00F820E4">
              <w:rPr>
                <w:rFonts w:ascii="Times New Roman" w:hAnsi="Times New Roman" w:cs="Times New Roman"/>
                <w:color w:val="000000"/>
                <w:sz w:val="20"/>
                <w:szCs w:val="20"/>
              </w:rPr>
              <w:t>Middle</w:t>
            </w:r>
          </w:p>
        </w:tc>
        <w:tc>
          <w:tcPr>
            <w:tcW w:w="471" w:type="pct"/>
            <w:vAlign w:val="center"/>
          </w:tcPr>
          <w:p w14:paraId="0AC3DF8B"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3240 (48.82)</w:t>
            </w:r>
          </w:p>
        </w:tc>
        <w:tc>
          <w:tcPr>
            <w:tcW w:w="653" w:type="pct"/>
            <w:vAlign w:val="center"/>
          </w:tcPr>
          <w:p w14:paraId="17638594"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3497 (51.18)</w:t>
            </w:r>
          </w:p>
        </w:tc>
        <w:tc>
          <w:tcPr>
            <w:tcW w:w="304" w:type="pct"/>
            <w:vAlign w:val="center"/>
          </w:tcPr>
          <w:p w14:paraId="60084D70" w14:textId="77777777" w:rsidR="00182FA3" w:rsidRPr="00F820E4" w:rsidRDefault="00182FA3" w:rsidP="00F820E4">
            <w:pPr>
              <w:jc w:val="both"/>
              <w:rPr>
                <w:rFonts w:ascii="Times New Roman" w:hAnsi="Times New Roman" w:cs="Times New Roman"/>
                <w:sz w:val="20"/>
                <w:szCs w:val="20"/>
              </w:rPr>
            </w:pPr>
          </w:p>
        </w:tc>
        <w:tc>
          <w:tcPr>
            <w:tcW w:w="441" w:type="pct"/>
            <w:vAlign w:val="center"/>
          </w:tcPr>
          <w:p w14:paraId="398FB740"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1660 (41.09)</w:t>
            </w:r>
          </w:p>
        </w:tc>
        <w:tc>
          <w:tcPr>
            <w:tcW w:w="470" w:type="pct"/>
            <w:vAlign w:val="center"/>
          </w:tcPr>
          <w:p w14:paraId="5975EBDD"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2581 (58.91)</w:t>
            </w:r>
          </w:p>
        </w:tc>
        <w:tc>
          <w:tcPr>
            <w:tcW w:w="304" w:type="pct"/>
            <w:vAlign w:val="center"/>
          </w:tcPr>
          <w:p w14:paraId="1BE6606B" w14:textId="77777777" w:rsidR="00182FA3" w:rsidRPr="00F820E4" w:rsidRDefault="00182FA3" w:rsidP="00F820E4">
            <w:pPr>
              <w:jc w:val="both"/>
              <w:rPr>
                <w:rFonts w:ascii="Times New Roman" w:hAnsi="Times New Roman" w:cs="Times New Roman"/>
                <w:sz w:val="20"/>
                <w:szCs w:val="20"/>
              </w:rPr>
            </w:pPr>
          </w:p>
        </w:tc>
        <w:tc>
          <w:tcPr>
            <w:tcW w:w="470" w:type="pct"/>
            <w:vAlign w:val="center"/>
          </w:tcPr>
          <w:p w14:paraId="700DA842"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2733 (43.96)</w:t>
            </w:r>
          </w:p>
        </w:tc>
        <w:tc>
          <w:tcPr>
            <w:tcW w:w="470" w:type="pct"/>
            <w:vAlign w:val="center"/>
          </w:tcPr>
          <w:p w14:paraId="56FCDF71"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3666 (56.04)</w:t>
            </w:r>
          </w:p>
        </w:tc>
        <w:tc>
          <w:tcPr>
            <w:tcW w:w="314" w:type="pct"/>
            <w:vAlign w:val="center"/>
          </w:tcPr>
          <w:p w14:paraId="3E14C872" w14:textId="77777777" w:rsidR="00182FA3" w:rsidRPr="00F820E4" w:rsidRDefault="00182FA3" w:rsidP="00F820E4">
            <w:pPr>
              <w:jc w:val="both"/>
              <w:rPr>
                <w:rFonts w:ascii="Times New Roman" w:hAnsi="Times New Roman" w:cs="Times New Roman"/>
                <w:sz w:val="20"/>
                <w:szCs w:val="20"/>
              </w:rPr>
            </w:pPr>
          </w:p>
        </w:tc>
      </w:tr>
      <w:tr w:rsidR="00257613" w:rsidRPr="00F820E4" w14:paraId="5EBDF057" w14:textId="77777777" w:rsidTr="00257613">
        <w:tc>
          <w:tcPr>
            <w:tcW w:w="1103" w:type="pct"/>
            <w:vAlign w:val="center"/>
          </w:tcPr>
          <w:p w14:paraId="3124EFEC" w14:textId="77777777" w:rsidR="00182FA3" w:rsidRPr="00F820E4" w:rsidRDefault="00182FA3" w:rsidP="00F820E4">
            <w:pPr>
              <w:jc w:val="both"/>
              <w:rPr>
                <w:rFonts w:ascii="Times New Roman" w:hAnsi="Times New Roman" w:cs="Times New Roman"/>
                <w:bCs/>
                <w:color w:val="000000"/>
                <w:sz w:val="20"/>
                <w:szCs w:val="20"/>
              </w:rPr>
            </w:pPr>
            <w:r w:rsidRPr="00F820E4">
              <w:rPr>
                <w:rFonts w:ascii="Times New Roman" w:hAnsi="Times New Roman" w:cs="Times New Roman"/>
                <w:bCs/>
                <w:color w:val="000000"/>
                <w:sz w:val="20"/>
                <w:szCs w:val="20"/>
              </w:rPr>
              <w:t>Richer</w:t>
            </w:r>
          </w:p>
        </w:tc>
        <w:tc>
          <w:tcPr>
            <w:tcW w:w="471" w:type="pct"/>
            <w:vAlign w:val="center"/>
          </w:tcPr>
          <w:p w14:paraId="7114EDB9"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3830 (43.39)</w:t>
            </w:r>
          </w:p>
        </w:tc>
        <w:tc>
          <w:tcPr>
            <w:tcW w:w="653" w:type="pct"/>
            <w:vAlign w:val="center"/>
          </w:tcPr>
          <w:p w14:paraId="4AF0CCDD"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5065 (56.61)</w:t>
            </w:r>
          </w:p>
        </w:tc>
        <w:tc>
          <w:tcPr>
            <w:tcW w:w="304" w:type="pct"/>
            <w:vAlign w:val="center"/>
          </w:tcPr>
          <w:p w14:paraId="12F02177" w14:textId="77777777" w:rsidR="00182FA3" w:rsidRPr="00F820E4" w:rsidRDefault="00182FA3" w:rsidP="00F820E4">
            <w:pPr>
              <w:jc w:val="both"/>
              <w:rPr>
                <w:rFonts w:ascii="Times New Roman" w:hAnsi="Times New Roman" w:cs="Times New Roman"/>
                <w:sz w:val="20"/>
                <w:szCs w:val="20"/>
              </w:rPr>
            </w:pPr>
          </w:p>
        </w:tc>
        <w:tc>
          <w:tcPr>
            <w:tcW w:w="441" w:type="pct"/>
            <w:vAlign w:val="center"/>
          </w:tcPr>
          <w:p w14:paraId="21408A47"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1691 (34.73)</w:t>
            </w:r>
          </w:p>
        </w:tc>
        <w:tc>
          <w:tcPr>
            <w:tcW w:w="470" w:type="pct"/>
            <w:vAlign w:val="center"/>
          </w:tcPr>
          <w:p w14:paraId="44059A89"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3471 (65.27)</w:t>
            </w:r>
          </w:p>
        </w:tc>
        <w:tc>
          <w:tcPr>
            <w:tcW w:w="304" w:type="pct"/>
            <w:vAlign w:val="center"/>
          </w:tcPr>
          <w:p w14:paraId="26066452" w14:textId="77777777" w:rsidR="00182FA3" w:rsidRPr="00F820E4" w:rsidRDefault="00182FA3" w:rsidP="00F820E4">
            <w:pPr>
              <w:jc w:val="both"/>
              <w:rPr>
                <w:rFonts w:ascii="Times New Roman" w:hAnsi="Times New Roman" w:cs="Times New Roman"/>
                <w:sz w:val="20"/>
                <w:szCs w:val="20"/>
              </w:rPr>
            </w:pPr>
          </w:p>
        </w:tc>
        <w:tc>
          <w:tcPr>
            <w:tcW w:w="470" w:type="pct"/>
            <w:vAlign w:val="center"/>
          </w:tcPr>
          <w:p w14:paraId="5E435C81"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2787 (40.03)</w:t>
            </w:r>
          </w:p>
        </w:tc>
        <w:tc>
          <w:tcPr>
            <w:tcW w:w="470" w:type="pct"/>
            <w:vAlign w:val="center"/>
          </w:tcPr>
          <w:p w14:paraId="59409BFA" w14:textId="12B66BD2"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4468 (</w:t>
            </w:r>
            <w:ins w:id="733" w:author="Microsoft account" w:date="2021-08-19T22:41:00Z">
              <w:r w:rsidR="00400BCB">
                <w:rPr>
                  <w:rFonts w:ascii="Times New Roman" w:hAnsi="Times New Roman" w:cs="Times New Roman"/>
                  <w:sz w:val="20"/>
                  <w:szCs w:val="20"/>
                </w:rPr>
                <w:t>59.97</w:t>
              </w:r>
            </w:ins>
            <w:del w:id="734" w:author="Microsoft account" w:date="2021-08-19T22:41:00Z">
              <w:r w:rsidRPr="00F820E4" w:rsidDel="00400BCB">
                <w:rPr>
                  <w:rFonts w:ascii="Times New Roman" w:hAnsi="Times New Roman" w:cs="Times New Roman"/>
                  <w:sz w:val="20"/>
                  <w:szCs w:val="20"/>
                </w:rPr>
                <w:delText>66.38</w:delText>
              </w:r>
            </w:del>
            <w:r w:rsidRPr="00F820E4">
              <w:rPr>
                <w:rFonts w:ascii="Times New Roman" w:hAnsi="Times New Roman" w:cs="Times New Roman"/>
                <w:sz w:val="20"/>
                <w:szCs w:val="20"/>
              </w:rPr>
              <w:t>)</w:t>
            </w:r>
          </w:p>
        </w:tc>
        <w:tc>
          <w:tcPr>
            <w:tcW w:w="314" w:type="pct"/>
            <w:vAlign w:val="center"/>
          </w:tcPr>
          <w:p w14:paraId="1EAC9ADE" w14:textId="77777777" w:rsidR="00182FA3" w:rsidRPr="00F820E4" w:rsidRDefault="00182FA3" w:rsidP="00F820E4">
            <w:pPr>
              <w:jc w:val="both"/>
              <w:rPr>
                <w:rFonts w:ascii="Times New Roman" w:hAnsi="Times New Roman" w:cs="Times New Roman"/>
                <w:sz w:val="20"/>
                <w:szCs w:val="20"/>
              </w:rPr>
            </w:pPr>
          </w:p>
        </w:tc>
      </w:tr>
      <w:tr w:rsidR="00257613" w:rsidRPr="00F820E4" w14:paraId="5BD793F9" w14:textId="77777777" w:rsidTr="00257613">
        <w:tc>
          <w:tcPr>
            <w:tcW w:w="1103" w:type="pct"/>
            <w:vAlign w:val="center"/>
          </w:tcPr>
          <w:p w14:paraId="37BA3490" w14:textId="77777777" w:rsidR="00182FA3" w:rsidRPr="00F820E4" w:rsidRDefault="00182FA3" w:rsidP="00F820E4">
            <w:pPr>
              <w:jc w:val="both"/>
              <w:rPr>
                <w:rFonts w:ascii="Times New Roman" w:hAnsi="Times New Roman" w:cs="Times New Roman"/>
                <w:color w:val="000000"/>
                <w:sz w:val="20"/>
                <w:szCs w:val="20"/>
              </w:rPr>
            </w:pPr>
            <w:r w:rsidRPr="00F820E4">
              <w:rPr>
                <w:rFonts w:ascii="Times New Roman" w:hAnsi="Times New Roman" w:cs="Times New Roman"/>
                <w:color w:val="000000"/>
                <w:sz w:val="20"/>
                <w:szCs w:val="20"/>
              </w:rPr>
              <w:lastRenderedPageBreak/>
              <w:t>Richest</w:t>
            </w:r>
          </w:p>
        </w:tc>
        <w:tc>
          <w:tcPr>
            <w:tcW w:w="471" w:type="pct"/>
            <w:vAlign w:val="center"/>
          </w:tcPr>
          <w:p w14:paraId="7D7F54EC"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3633 (36.41)</w:t>
            </w:r>
          </w:p>
        </w:tc>
        <w:tc>
          <w:tcPr>
            <w:tcW w:w="653" w:type="pct"/>
            <w:vAlign w:val="center"/>
          </w:tcPr>
          <w:p w14:paraId="18E9CF0F"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6319 (63.59)</w:t>
            </w:r>
          </w:p>
        </w:tc>
        <w:tc>
          <w:tcPr>
            <w:tcW w:w="304" w:type="pct"/>
            <w:vAlign w:val="center"/>
          </w:tcPr>
          <w:p w14:paraId="5CB92686" w14:textId="77777777" w:rsidR="00182FA3" w:rsidRPr="00F820E4" w:rsidRDefault="00182FA3" w:rsidP="00F820E4">
            <w:pPr>
              <w:jc w:val="both"/>
              <w:rPr>
                <w:rFonts w:ascii="Times New Roman" w:hAnsi="Times New Roman" w:cs="Times New Roman"/>
                <w:sz w:val="20"/>
                <w:szCs w:val="20"/>
              </w:rPr>
            </w:pPr>
          </w:p>
        </w:tc>
        <w:tc>
          <w:tcPr>
            <w:tcW w:w="441" w:type="pct"/>
            <w:vAlign w:val="center"/>
          </w:tcPr>
          <w:p w14:paraId="4607C5BC"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1378 (24.78)</w:t>
            </w:r>
          </w:p>
        </w:tc>
        <w:tc>
          <w:tcPr>
            <w:tcW w:w="470" w:type="pct"/>
            <w:vAlign w:val="center"/>
          </w:tcPr>
          <w:p w14:paraId="33399C15"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4205 (75.22)</w:t>
            </w:r>
          </w:p>
        </w:tc>
        <w:tc>
          <w:tcPr>
            <w:tcW w:w="304" w:type="pct"/>
            <w:vAlign w:val="center"/>
          </w:tcPr>
          <w:p w14:paraId="4425A2DA" w14:textId="77777777" w:rsidR="00182FA3" w:rsidRPr="00F820E4" w:rsidRDefault="00182FA3" w:rsidP="00F820E4">
            <w:pPr>
              <w:jc w:val="both"/>
              <w:rPr>
                <w:rFonts w:ascii="Times New Roman" w:hAnsi="Times New Roman" w:cs="Times New Roman"/>
                <w:sz w:val="20"/>
                <w:szCs w:val="20"/>
              </w:rPr>
            </w:pPr>
          </w:p>
        </w:tc>
        <w:tc>
          <w:tcPr>
            <w:tcW w:w="470" w:type="pct"/>
            <w:vAlign w:val="center"/>
          </w:tcPr>
          <w:p w14:paraId="72E55B23"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2334 (33.62)</w:t>
            </w:r>
          </w:p>
        </w:tc>
        <w:tc>
          <w:tcPr>
            <w:tcW w:w="470" w:type="pct"/>
            <w:vAlign w:val="center"/>
          </w:tcPr>
          <w:p w14:paraId="63E634AA"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4881 (66.38)</w:t>
            </w:r>
          </w:p>
        </w:tc>
        <w:tc>
          <w:tcPr>
            <w:tcW w:w="314" w:type="pct"/>
            <w:vAlign w:val="center"/>
          </w:tcPr>
          <w:p w14:paraId="117F4DC7" w14:textId="77777777" w:rsidR="00182FA3" w:rsidRPr="00F820E4" w:rsidRDefault="00182FA3" w:rsidP="00F820E4">
            <w:pPr>
              <w:jc w:val="both"/>
              <w:rPr>
                <w:rFonts w:ascii="Times New Roman" w:hAnsi="Times New Roman" w:cs="Times New Roman"/>
                <w:sz w:val="20"/>
                <w:szCs w:val="20"/>
              </w:rPr>
            </w:pPr>
          </w:p>
        </w:tc>
      </w:tr>
      <w:tr w:rsidR="009005C3" w:rsidRPr="00F820E4" w14:paraId="6645DDA8" w14:textId="77777777" w:rsidTr="00257613">
        <w:tc>
          <w:tcPr>
            <w:tcW w:w="1103" w:type="pct"/>
            <w:vAlign w:val="center"/>
          </w:tcPr>
          <w:p w14:paraId="7905417A" w14:textId="28E079F0" w:rsidR="009005C3" w:rsidRPr="00F820E4" w:rsidRDefault="0044632F" w:rsidP="00F820E4">
            <w:pPr>
              <w:jc w:val="both"/>
              <w:rPr>
                <w:rFonts w:ascii="Times New Roman" w:hAnsi="Times New Roman" w:cs="Times New Roman"/>
                <w:color w:val="000000"/>
                <w:sz w:val="20"/>
                <w:szCs w:val="20"/>
              </w:rPr>
            </w:pPr>
            <w:r w:rsidRPr="00F820E4">
              <w:rPr>
                <w:rFonts w:ascii="Times New Roman" w:hAnsi="Times New Roman" w:cs="Times New Roman"/>
                <w:b/>
                <w:bCs/>
                <w:color w:val="000000"/>
                <w:sz w:val="20"/>
                <w:szCs w:val="20"/>
              </w:rPr>
              <w:t>House</w:t>
            </w:r>
            <w:r w:rsidR="00882DB6">
              <w:rPr>
                <w:rFonts w:ascii="Times New Roman" w:hAnsi="Times New Roman" w:cs="Times New Roman"/>
                <w:b/>
                <w:bCs/>
                <w:color w:val="000000"/>
                <w:sz w:val="20"/>
                <w:szCs w:val="20"/>
              </w:rPr>
              <w:t>hold</w:t>
            </w:r>
            <w:r w:rsidRPr="00F820E4">
              <w:rPr>
                <w:rFonts w:ascii="Times New Roman" w:hAnsi="Times New Roman" w:cs="Times New Roman"/>
                <w:b/>
                <w:bCs/>
                <w:color w:val="000000"/>
                <w:sz w:val="20"/>
                <w:szCs w:val="20"/>
              </w:rPr>
              <w:t>’s</w:t>
            </w:r>
            <w:r>
              <w:rPr>
                <w:rFonts w:ascii="Times New Roman" w:hAnsi="Times New Roman" w:cs="Times New Roman"/>
                <w:b/>
                <w:bCs/>
                <w:color w:val="000000"/>
                <w:sz w:val="20"/>
                <w:szCs w:val="20"/>
              </w:rPr>
              <w:t xml:space="preserve"> Head Sex</w:t>
            </w:r>
          </w:p>
        </w:tc>
        <w:tc>
          <w:tcPr>
            <w:tcW w:w="471" w:type="pct"/>
            <w:vAlign w:val="center"/>
          </w:tcPr>
          <w:p w14:paraId="59ADCDEB" w14:textId="77777777" w:rsidR="009005C3" w:rsidRPr="00F820E4" w:rsidRDefault="009005C3" w:rsidP="00F820E4">
            <w:pPr>
              <w:jc w:val="both"/>
              <w:rPr>
                <w:rFonts w:ascii="Times New Roman" w:hAnsi="Times New Roman" w:cs="Times New Roman"/>
                <w:sz w:val="20"/>
                <w:szCs w:val="20"/>
              </w:rPr>
            </w:pPr>
          </w:p>
        </w:tc>
        <w:tc>
          <w:tcPr>
            <w:tcW w:w="653" w:type="pct"/>
            <w:vAlign w:val="center"/>
          </w:tcPr>
          <w:p w14:paraId="7BC1A016" w14:textId="77777777" w:rsidR="009005C3" w:rsidRPr="00F820E4" w:rsidRDefault="009005C3" w:rsidP="00F820E4">
            <w:pPr>
              <w:jc w:val="both"/>
              <w:rPr>
                <w:rFonts w:ascii="Times New Roman" w:hAnsi="Times New Roman" w:cs="Times New Roman"/>
                <w:sz w:val="20"/>
                <w:szCs w:val="20"/>
              </w:rPr>
            </w:pPr>
          </w:p>
        </w:tc>
        <w:tc>
          <w:tcPr>
            <w:tcW w:w="304" w:type="pct"/>
            <w:vAlign w:val="center"/>
          </w:tcPr>
          <w:p w14:paraId="4E276586" w14:textId="77777777" w:rsidR="009005C3" w:rsidRPr="00F820E4" w:rsidRDefault="009005C3" w:rsidP="00F820E4">
            <w:pPr>
              <w:jc w:val="both"/>
              <w:rPr>
                <w:rFonts w:ascii="Times New Roman" w:hAnsi="Times New Roman" w:cs="Times New Roman"/>
                <w:sz w:val="20"/>
                <w:szCs w:val="20"/>
              </w:rPr>
            </w:pPr>
          </w:p>
        </w:tc>
        <w:tc>
          <w:tcPr>
            <w:tcW w:w="441" w:type="pct"/>
            <w:vAlign w:val="center"/>
          </w:tcPr>
          <w:p w14:paraId="586EB77F" w14:textId="77777777" w:rsidR="009005C3" w:rsidRPr="00F820E4" w:rsidRDefault="009005C3" w:rsidP="00F820E4">
            <w:pPr>
              <w:jc w:val="both"/>
              <w:rPr>
                <w:rFonts w:ascii="Times New Roman" w:hAnsi="Times New Roman" w:cs="Times New Roman"/>
                <w:sz w:val="20"/>
                <w:szCs w:val="20"/>
              </w:rPr>
            </w:pPr>
          </w:p>
        </w:tc>
        <w:tc>
          <w:tcPr>
            <w:tcW w:w="470" w:type="pct"/>
            <w:vAlign w:val="center"/>
          </w:tcPr>
          <w:p w14:paraId="2A82599B" w14:textId="77777777" w:rsidR="009005C3" w:rsidRPr="00F820E4" w:rsidRDefault="009005C3" w:rsidP="00F820E4">
            <w:pPr>
              <w:jc w:val="both"/>
              <w:rPr>
                <w:rFonts w:ascii="Times New Roman" w:hAnsi="Times New Roman" w:cs="Times New Roman"/>
                <w:sz w:val="20"/>
                <w:szCs w:val="20"/>
              </w:rPr>
            </w:pPr>
          </w:p>
        </w:tc>
        <w:tc>
          <w:tcPr>
            <w:tcW w:w="304" w:type="pct"/>
            <w:vAlign w:val="center"/>
          </w:tcPr>
          <w:p w14:paraId="65B45A4F" w14:textId="77777777" w:rsidR="009005C3" w:rsidRPr="00F820E4" w:rsidRDefault="009005C3" w:rsidP="00F820E4">
            <w:pPr>
              <w:jc w:val="both"/>
              <w:rPr>
                <w:rFonts w:ascii="Times New Roman" w:hAnsi="Times New Roman" w:cs="Times New Roman"/>
                <w:sz w:val="20"/>
                <w:szCs w:val="20"/>
              </w:rPr>
            </w:pPr>
          </w:p>
        </w:tc>
        <w:tc>
          <w:tcPr>
            <w:tcW w:w="470" w:type="pct"/>
            <w:vAlign w:val="center"/>
          </w:tcPr>
          <w:p w14:paraId="52F98215" w14:textId="77777777" w:rsidR="009005C3" w:rsidRPr="00F820E4" w:rsidRDefault="009005C3" w:rsidP="00F820E4">
            <w:pPr>
              <w:jc w:val="both"/>
              <w:rPr>
                <w:rFonts w:ascii="Times New Roman" w:hAnsi="Times New Roman" w:cs="Times New Roman"/>
                <w:sz w:val="20"/>
                <w:szCs w:val="20"/>
              </w:rPr>
            </w:pPr>
          </w:p>
        </w:tc>
        <w:tc>
          <w:tcPr>
            <w:tcW w:w="470" w:type="pct"/>
            <w:vAlign w:val="center"/>
          </w:tcPr>
          <w:p w14:paraId="4900435C" w14:textId="77777777" w:rsidR="009005C3" w:rsidRPr="00F820E4" w:rsidRDefault="009005C3" w:rsidP="00F820E4">
            <w:pPr>
              <w:jc w:val="both"/>
              <w:rPr>
                <w:rFonts w:ascii="Times New Roman" w:hAnsi="Times New Roman" w:cs="Times New Roman"/>
                <w:sz w:val="20"/>
                <w:szCs w:val="20"/>
              </w:rPr>
            </w:pPr>
          </w:p>
        </w:tc>
        <w:tc>
          <w:tcPr>
            <w:tcW w:w="314" w:type="pct"/>
            <w:vAlign w:val="center"/>
          </w:tcPr>
          <w:p w14:paraId="2A24F132" w14:textId="77777777" w:rsidR="009005C3" w:rsidRPr="00F820E4" w:rsidRDefault="009005C3" w:rsidP="00F820E4">
            <w:pPr>
              <w:jc w:val="both"/>
              <w:rPr>
                <w:rFonts w:ascii="Times New Roman" w:hAnsi="Times New Roman" w:cs="Times New Roman"/>
                <w:sz w:val="20"/>
                <w:szCs w:val="20"/>
              </w:rPr>
            </w:pPr>
          </w:p>
        </w:tc>
      </w:tr>
      <w:tr w:rsidR="009005C3" w:rsidRPr="00F820E4" w14:paraId="7E4F7EEA" w14:textId="77777777" w:rsidTr="00257613">
        <w:tc>
          <w:tcPr>
            <w:tcW w:w="1103" w:type="pct"/>
            <w:vAlign w:val="center"/>
          </w:tcPr>
          <w:p w14:paraId="709F5176" w14:textId="5833C903" w:rsidR="009005C3" w:rsidRPr="00F820E4" w:rsidRDefault="00F27D0E" w:rsidP="00F820E4">
            <w:pPr>
              <w:jc w:val="both"/>
              <w:rPr>
                <w:rFonts w:ascii="Times New Roman" w:hAnsi="Times New Roman" w:cs="Times New Roman"/>
                <w:color w:val="000000"/>
                <w:sz w:val="20"/>
                <w:szCs w:val="20"/>
              </w:rPr>
            </w:pPr>
            <w:r>
              <w:rPr>
                <w:rFonts w:ascii="Times New Roman" w:hAnsi="Times New Roman" w:cs="Times New Roman"/>
                <w:color w:val="000000"/>
                <w:sz w:val="20"/>
                <w:szCs w:val="20"/>
              </w:rPr>
              <w:t>Male</w:t>
            </w:r>
          </w:p>
        </w:tc>
        <w:tc>
          <w:tcPr>
            <w:tcW w:w="471" w:type="pct"/>
            <w:vAlign w:val="center"/>
          </w:tcPr>
          <w:p w14:paraId="2B0511E1" w14:textId="0FA68B4C" w:rsidR="009005C3" w:rsidRPr="00F820E4" w:rsidRDefault="00F8078B" w:rsidP="00F820E4">
            <w:pPr>
              <w:jc w:val="both"/>
              <w:rPr>
                <w:rFonts w:ascii="Times New Roman" w:hAnsi="Times New Roman" w:cs="Times New Roman"/>
                <w:sz w:val="20"/>
                <w:szCs w:val="20"/>
              </w:rPr>
            </w:pPr>
            <w:r>
              <w:rPr>
                <w:rFonts w:ascii="Times New Roman" w:hAnsi="Times New Roman" w:cs="Times New Roman"/>
                <w:sz w:val="20"/>
                <w:szCs w:val="20"/>
              </w:rPr>
              <w:t>14384 (44.92)</w:t>
            </w:r>
          </w:p>
        </w:tc>
        <w:tc>
          <w:tcPr>
            <w:tcW w:w="653" w:type="pct"/>
            <w:vAlign w:val="center"/>
          </w:tcPr>
          <w:p w14:paraId="7C8BC1DF" w14:textId="7C4B9CC0" w:rsidR="009005C3" w:rsidRPr="00F820E4" w:rsidRDefault="00F8078B" w:rsidP="00F820E4">
            <w:pPr>
              <w:jc w:val="both"/>
              <w:rPr>
                <w:rFonts w:ascii="Times New Roman" w:hAnsi="Times New Roman" w:cs="Times New Roman"/>
                <w:sz w:val="20"/>
                <w:szCs w:val="20"/>
              </w:rPr>
            </w:pPr>
            <w:r>
              <w:rPr>
                <w:rFonts w:ascii="Times New Roman" w:hAnsi="Times New Roman" w:cs="Times New Roman"/>
                <w:sz w:val="20"/>
                <w:szCs w:val="20"/>
              </w:rPr>
              <w:t>17662 (55.08)</w:t>
            </w:r>
          </w:p>
        </w:tc>
        <w:tc>
          <w:tcPr>
            <w:tcW w:w="304" w:type="pct"/>
            <w:vAlign w:val="center"/>
          </w:tcPr>
          <w:p w14:paraId="18997FC0" w14:textId="4E78E3B4" w:rsidR="009005C3" w:rsidRPr="00F820E4" w:rsidRDefault="00F8078B" w:rsidP="00F820E4">
            <w:pPr>
              <w:jc w:val="both"/>
              <w:rPr>
                <w:rFonts w:ascii="Times New Roman" w:hAnsi="Times New Roman" w:cs="Times New Roman"/>
                <w:sz w:val="20"/>
                <w:szCs w:val="20"/>
              </w:rPr>
            </w:pPr>
            <w:r>
              <w:rPr>
                <w:rFonts w:ascii="Times New Roman" w:hAnsi="Times New Roman" w:cs="Times New Roman"/>
                <w:sz w:val="20"/>
                <w:szCs w:val="20"/>
              </w:rPr>
              <w:t>0.327</w:t>
            </w:r>
          </w:p>
        </w:tc>
        <w:tc>
          <w:tcPr>
            <w:tcW w:w="441" w:type="pct"/>
            <w:vAlign w:val="center"/>
          </w:tcPr>
          <w:p w14:paraId="53C6A66A" w14:textId="68164E97" w:rsidR="009005C3" w:rsidRPr="00F820E4" w:rsidRDefault="00C024EB" w:rsidP="00F820E4">
            <w:pPr>
              <w:jc w:val="both"/>
              <w:rPr>
                <w:rFonts w:ascii="Times New Roman" w:hAnsi="Times New Roman" w:cs="Times New Roman"/>
                <w:sz w:val="20"/>
                <w:szCs w:val="20"/>
              </w:rPr>
            </w:pPr>
            <w:r>
              <w:rPr>
                <w:rFonts w:ascii="Times New Roman" w:hAnsi="Times New Roman" w:cs="Times New Roman"/>
                <w:sz w:val="20"/>
                <w:szCs w:val="20"/>
              </w:rPr>
              <w:t>5976 (34.65)</w:t>
            </w:r>
          </w:p>
        </w:tc>
        <w:tc>
          <w:tcPr>
            <w:tcW w:w="470" w:type="pct"/>
            <w:vAlign w:val="center"/>
          </w:tcPr>
          <w:p w14:paraId="06EB1D28" w14:textId="6F4633A3" w:rsidR="009005C3" w:rsidRPr="00F820E4" w:rsidRDefault="00C024EB" w:rsidP="00F820E4">
            <w:pPr>
              <w:jc w:val="both"/>
              <w:rPr>
                <w:rFonts w:ascii="Times New Roman" w:hAnsi="Times New Roman" w:cs="Times New Roman"/>
                <w:sz w:val="20"/>
                <w:szCs w:val="20"/>
              </w:rPr>
            </w:pPr>
            <w:r>
              <w:rPr>
                <w:rFonts w:ascii="Times New Roman" w:hAnsi="Times New Roman" w:cs="Times New Roman"/>
                <w:sz w:val="20"/>
                <w:szCs w:val="20"/>
              </w:rPr>
              <w:t>11279 (65.35)</w:t>
            </w:r>
          </w:p>
        </w:tc>
        <w:tc>
          <w:tcPr>
            <w:tcW w:w="304" w:type="pct"/>
            <w:vAlign w:val="center"/>
          </w:tcPr>
          <w:p w14:paraId="04CA498C" w14:textId="1704769E" w:rsidR="009005C3" w:rsidRPr="00F820E4" w:rsidRDefault="004F526B" w:rsidP="00F820E4">
            <w:pPr>
              <w:jc w:val="both"/>
              <w:rPr>
                <w:rFonts w:ascii="Times New Roman" w:hAnsi="Times New Roman" w:cs="Times New Roman"/>
                <w:sz w:val="20"/>
                <w:szCs w:val="20"/>
              </w:rPr>
            </w:pPr>
            <w:r>
              <w:rPr>
                <w:rFonts w:ascii="Times New Roman" w:hAnsi="Times New Roman" w:cs="Times New Roman"/>
                <w:sz w:val="20"/>
                <w:szCs w:val="20"/>
              </w:rPr>
              <w:t>0.077</w:t>
            </w:r>
          </w:p>
        </w:tc>
        <w:tc>
          <w:tcPr>
            <w:tcW w:w="470" w:type="pct"/>
            <w:vAlign w:val="center"/>
          </w:tcPr>
          <w:p w14:paraId="5F74344F" w14:textId="2E000262" w:rsidR="009005C3" w:rsidRPr="00F820E4" w:rsidRDefault="00C036F8" w:rsidP="00F820E4">
            <w:pPr>
              <w:jc w:val="both"/>
              <w:rPr>
                <w:rFonts w:ascii="Times New Roman" w:hAnsi="Times New Roman" w:cs="Times New Roman"/>
                <w:sz w:val="20"/>
                <w:szCs w:val="20"/>
              </w:rPr>
            </w:pPr>
            <w:r>
              <w:rPr>
                <w:rFonts w:ascii="Times New Roman" w:hAnsi="Times New Roman" w:cs="Times New Roman"/>
                <w:sz w:val="20"/>
                <w:szCs w:val="20"/>
              </w:rPr>
              <w:t>11061 (41.35)</w:t>
            </w:r>
          </w:p>
        </w:tc>
        <w:tc>
          <w:tcPr>
            <w:tcW w:w="470" w:type="pct"/>
            <w:vAlign w:val="center"/>
          </w:tcPr>
          <w:p w14:paraId="08079A3D" w14:textId="7D86D0BB" w:rsidR="009005C3" w:rsidRPr="00F820E4" w:rsidRDefault="00C036F8" w:rsidP="00F820E4">
            <w:pPr>
              <w:jc w:val="both"/>
              <w:rPr>
                <w:rFonts w:ascii="Times New Roman" w:hAnsi="Times New Roman" w:cs="Times New Roman"/>
                <w:sz w:val="20"/>
                <w:szCs w:val="20"/>
              </w:rPr>
            </w:pPr>
            <w:r>
              <w:rPr>
                <w:rFonts w:ascii="Times New Roman" w:hAnsi="Times New Roman" w:cs="Times New Roman"/>
                <w:sz w:val="20"/>
                <w:szCs w:val="20"/>
              </w:rPr>
              <w:t>16037 (58.65)</w:t>
            </w:r>
          </w:p>
        </w:tc>
        <w:tc>
          <w:tcPr>
            <w:tcW w:w="314" w:type="pct"/>
            <w:vAlign w:val="center"/>
          </w:tcPr>
          <w:p w14:paraId="26B4B9FA" w14:textId="1F84355D" w:rsidR="009005C3" w:rsidRPr="00F820E4" w:rsidRDefault="00C036F8" w:rsidP="00F820E4">
            <w:pPr>
              <w:jc w:val="both"/>
              <w:rPr>
                <w:rFonts w:ascii="Times New Roman" w:hAnsi="Times New Roman" w:cs="Times New Roman"/>
                <w:sz w:val="20"/>
                <w:szCs w:val="20"/>
              </w:rPr>
            </w:pPr>
            <w:r>
              <w:rPr>
                <w:rFonts w:ascii="Times New Roman" w:hAnsi="Times New Roman" w:cs="Times New Roman"/>
                <w:sz w:val="20"/>
                <w:szCs w:val="20"/>
              </w:rPr>
              <w:t>0.704</w:t>
            </w:r>
          </w:p>
        </w:tc>
      </w:tr>
      <w:tr w:rsidR="009005C3" w:rsidRPr="00F820E4" w14:paraId="19263F93" w14:textId="77777777" w:rsidTr="00257613">
        <w:tc>
          <w:tcPr>
            <w:tcW w:w="1103" w:type="pct"/>
            <w:vAlign w:val="center"/>
          </w:tcPr>
          <w:p w14:paraId="5DE25217" w14:textId="5ED8E0E9" w:rsidR="009005C3" w:rsidRPr="00F820E4" w:rsidRDefault="00F27D0E" w:rsidP="00F820E4">
            <w:pPr>
              <w:jc w:val="both"/>
              <w:rPr>
                <w:rFonts w:ascii="Times New Roman" w:hAnsi="Times New Roman" w:cs="Times New Roman"/>
                <w:color w:val="000000"/>
                <w:sz w:val="20"/>
                <w:szCs w:val="20"/>
              </w:rPr>
            </w:pPr>
            <w:r>
              <w:rPr>
                <w:rFonts w:ascii="Times New Roman" w:hAnsi="Times New Roman" w:cs="Times New Roman"/>
                <w:color w:val="000000"/>
                <w:sz w:val="20"/>
                <w:szCs w:val="20"/>
              </w:rPr>
              <w:t>Female</w:t>
            </w:r>
          </w:p>
        </w:tc>
        <w:tc>
          <w:tcPr>
            <w:tcW w:w="471" w:type="pct"/>
            <w:vAlign w:val="center"/>
          </w:tcPr>
          <w:p w14:paraId="4E742927" w14:textId="7BF45191" w:rsidR="009005C3" w:rsidRPr="00F820E4" w:rsidRDefault="00F8078B" w:rsidP="00F820E4">
            <w:pPr>
              <w:jc w:val="both"/>
              <w:rPr>
                <w:rFonts w:ascii="Times New Roman" w:hAnsi="Times New Roman" w:cs="Times New Roman"/>
                <w:sz w:val="20"/>
                <w:szCs w:val="20"/>
              </w:rPr>
            </w:pPr>
            <w:r>
              <w:rPr>
                <w:rFonts w:ascii="Times New Roman" w:hAnsi="Times New Roman" w:cs="Times New Roman"/>
                <w:sz w:val="20"/>
                <w:szCs w:val="20"/>
              </w:rPr>
              <w:t>776 (43.39)</w:t>
            </w:r>
          </w:p>
        </w:tc>
        <w:tc>
          <w:tcPr>
            <w:tcW w:w="653" w:type="pct"/>
            <w:vAlign w:val="center"/>
          </w:tcPr>
          <w:p w14:paraId="595B8D1E" w14:textId="527ADCE3" w:rsidR="009005C3" w:rsidRPr="00F820E4" w:rsidRDefault="00F8078B" w:rsidP="00F820E4">
            <w:pPr>
              <w:jc w:val="both"/>
              <w:rPr>
                <w:rFonts w:ascii="Times New Roman" w:hAnsi="Times New Roman" w:cs="Times New Roman"/>
                <w:sz w:val="20"/>
                <w:szCs w:val="20"/>
              </w:rPr>
            </w:pPr>
            <w:r>
              <w:rPr>
                <w:rFonts w:ascii="Times New Roman" w:hAnsi="Times New Roman" w:cs="Times New Roman"/>
                <w:sz w:val="20"/>
                <w:szCs w:val="20"/>
              </w:rPr>
              <w:t>1021 (56.61)</w:t>
            </w:r>
          </w:p>
        </w:tc>
        <w:tc>
          <w:tcPr>
            <w:tcW w:w="304" w:type="pct"/>
            <w:vAlign w:val="center"/>
          </w:tcPr>
          <w:p w14:paraId="28418A79" w14:textId="77777777" w:rsidR="009005C3" w:rsidRPr="00F820E4" w:rsidRDefault="009005C3" w:rsidP="00F820E4">
            <w:pPr>
              <w:jc w:val="both"/>
              <w:rPr>
                <w:rFonts w:ascii="Times New Roman" w:hAnsi="Times New Roman" w:cs="Times New Roman"/>
                <w:sz w:val="20"/>
                <w:szCs w:val="20"/>
              </w:rPr>
            </w:pPr>
          </w:p>
        </w:tc>
        <w:tc>
          <w:tcPr>
            <w:tcW w:w="441" w:type="pct"/>
            <w:vAlign w:val="center"/>
          </w:tcPr>
          <w:p w14:paraId="7569FDE0" w14:textId="23A3D043" w:rsidR="009005C3" w:rsidRPr="00F820E4" w:rsidRDefault="00C024EB" w:rsidP="00F820E4">
            <w:pPr>
              <w:jc w:val="both"/>
              <w:rPr>
                <w:rFonts w:ascii="Times New Roman" w:hAnsi="Times New Roman" w:cs="Times New Roman"/>
                <w:sz w:val="20"/>
                <w:szCs w:val="20"/>
              </w:rPr>
            </w:pPr>
            <w:r>
              <w:rPr>
                <w:rFonts w:ascii="Times New Roman" w:hAnsi="Times New Roman" w:cs="Times New Roman"/>
                <w:sz w:val="20"/>
                <w:szCs w:val="20"/>
              </w:rPr>
              <w:t>905 (37.36)</w:t>
            </w:r>
          </w:p>
        </w:tc>
        <w:tc>
          <w:tcPr>
            <w:tcW w:w="470" w:type="pct"/>
            <w:vAlign w:val="center"/>
          </w:tcPr>
          <w:p w14:paraId="7E3D63DF" w14:textId="4172639B" w:rsidR="009005C3" w:rsidRPr="00F820E4" w:rsidRDefault="00C024EB" w:rsidP="00F820E4">
            <w:pPr>
              <w:jc w:val="both"/>
              <w:rPr>
                <w:rFonts w:ascii="Times New Roman" w:hAnsi="Times New Roman" w:cs="Times New Roman"/>
                <w:sz w:val="20"/>
                <w:szCs w:val="20"/>
              </w:rPr>
            </w:pPr>
            <w:r>
              <w:rPr>
                <w:rFonts w:ascii="Times New Roman" w:hAnsi="Times New Roman" w:cs="Times New Roman"/>
                <w:sz w:val="20"/>
                <w:szCs w:val="20"/>
              </w:rPr>
              <w:t>1487 (62.64)</w:t>
            </w:r>
          </w:p>
        </w:tc>
        <w:tc>
          <w:tcPr>
            <w:tcW w:w="304" w:type="pct"/>
            <w:vAlign w:val="center"/>
          </w:tcPr>
          <w:p w14:paraId="142D58A0" w14:textId="77777777" w:rsidR="009005C3" w:rsidRPr="00F820E4" w:rsidRDefault="009005C3" w:rsidP="00F820E4">
            <w:pPr>
              <w:jc w:val="both"/>
              <w:rPr>
                <w:rFonts w:ascii="Times New Roman" w:hAnsi="Times New Roman" w:cs="Times New Roman"/>
                <w:sz w:val="20"/>
                <w:szCs w:val="20"/>
              </w:rPr>
            </w:pPr>
          </w:p>
        </w:tc>
        <w:tc>
          <w:tcPr>
            <w:tcW w:w="470" w:type="pct"/>
            <w:vAlign w:val="center"/>
          </w:tcPr>
          <w:p w14:paraId="2AADBA48" w14:textId="26D38487" w:rsidR="009005C3" w:rsidRPr="00F820E4" w:rsidRDefault="00C036F8" w:rsidP="00F820E4">
            <w:pPr>
              <w:jc w:val="both"/>
              <w:rPr>
                <w:rFonts w:ascii="Times New Roman" w:hAnsi="Times New Roman" w:cs="Times New Roman"/>
                <w:sz w:val="20"/>
                <w:szCs w:val="20"/>
              </w:rPr>
            </w:pPr>
            <w:r>
              <w:rPr>
                <w:rFonts w:ascii="Times New Roman" w:hAnsi="Times New Roman" w:cs="Times New Roman"/>
                <w:sz w:val="20"/>
                <w:szCs w:val="20"/>
              </w:rPr>
              <w:t>1052 (40.91)</w:t>
            </w:r>
          </w:p>
        </w:tc>
        <w:tc>
          <w:tcPr>
            <w:tcW w:w="470" w:type="pct"/>
            <w:vAlign w:val="center"/>
          </w:tcPr>
          <w:p w14:paraId="65D032EC" w14:textId="54AB80E1" w:rsidR="009005C3" w:rsidRPr="00F820E4" w:rsidRDefault="00C036F8" w:rsidP="00F820E4">
            <w:pPr>
              <w:jc w:val="both"/>
              <w:rPr>
                <w:rFonts w:ascii="Times New Roman" w:hAnsi="Times New Roman" w:cs="Times New Roman"/>
                <w:sz w:val="20"/>
                <w:szCs w:val="20"/>
              </w:rPr>
            </w:pPr>
            <w:r>
              <w:rPr>
                <w:rFonts w:ascii="Times New Roman" w:hAnsi="Times New Roman" w:cs="Times New Roman"/>
                <w:sz w:val="20"/>
                <w:szCs w:val="20"/>
              </w:rPr>
              <w:t>1574 (59.09)</w:t>
            </w:r>
          </w:p>
        </w:tc>
        <w:tc>
          <w:tcPr>
            <w:tcW w:w="314" w:type="pct"/>
            <w:vAlign w:val="center"/>
          </w:tcPr>
          <w:p w14:paraId="7F3E6E9B" w14:textId="77777777" w:rsidR="009005C3" w:rsidRPr="00F820E4" w:rsidRDefault="009005C3" w:rsidP="00F820E4">
            <w:pPr>
              <w:jc w:val="both"/>
              <w:rPr>
                <w:rFonts w:ascii="Times New Roman" w:hAnsi="Times New Roman" w:cs="Times New Roman"/>
                <w:sz w:val="20"/>
                <w:szCs w:val="20"/>
              </w:rPr>
            </w:pPr>
          </w:p>
        </w:tc>
      </w:tr>
    </w:tbl>
    <w:p w14:paraId="6E32D425" w14:textId="662E12B2" w:rsidR="00FC6185" w:rsidRPr="00257613" w:rsidRDefault="00D57763" w:rsidP="00FC6185">
      <w:pPr>
        <w:spacing w:after="0" w:line="240" w:lineRule="auto"/>
        <w:jc w:val="both"/>
        <w:rPr>
          <w:rFonts w:ascii="Times New Roman" w:hAnsi="Times New Roman" w:cs="Times New Roman"/>
          <w:bCs/>
          <w:i/>
          <w:sz w:val="24"/>
          <w:szCs w:val="24"/>
        </w:rPr>
      </w:pPr>
      <w:r w:rsidRPr="00257613">
        <w:rPr>
          <w:rFonts w:ascii="Times New Roman" w:hAnsi="Times New Roman" w:cs="Times New Roman"/>
          <w:bCs/>
          <w:i/>
          <w:sz w:val="24"/>
          <w:szCs w:val="24"/>
        </w:rPr>
        <w:t>**</w:t>
      </w:r>
      <w:r w:rsidR="00FC6185" w:rsidRPr="00257613">
        <w:rPr>
          <w:rFonts w:ascii="Times New Roman" w:hAnsi="Times New Roman" w:cs="Times New Roman"/>
          <w:bCs/>
          <w:i/>
          <w:sz w:val="24"/>
          <w:szCs w:val="24"/>
        </w:rPr>
        <w:t>Scores greater than or equals to the median were assigned to ‘High score’ category and the rest scores were treated as to fall in the category, ‘Low score’.</w:t>
      </w:r>
    </w:p>
    <w:p w14:paraId="785498A3" w14:textId="77777777" w:rsidR="00182FA3" w:rsidRPr="00F820E4" w:rsidRDefault="00182FA3" w:rsidP="00F820E4">
      <w:pPr>
        <w:spacing w:after="0" w:line="240" w:lineRule="auto"/>
        <w:jc w:val="both"/>
        <w:rPr>
          <w:rFonts w:ascii="Times New Roman" w:hAnsi="Times New Roman" w:cs="Times New Roman"/>
          <w:sz w:val="20"/>
          <w:szCs w:val="20"/>
        </w:rPr>
      </w:pPr>
    </w:p>
    <w:p w14:paraId="6070959B" w14:textId="77777777" w:rsidR="00182FA3" w:rsidRPr="00F820E4" w:rsidRDefault="00182FA3" w:rsidP="00F820E4">
      <w:pPr>
        <w:spacing w:after="0" w:line="240" w:lineRule="auto"/>
        <w:jc w:val="both"/>
        <w:rPr>
          <w:rFonts w:ascii="Times New Roman" w:hAnsi="Times New Roman" w:cs="Times New Roman"/>
          <w:b/>
          <w:sz w:val="20"/>
          <w:szCs w:val="20"/>
        </w:rPr>
      </w:pPr>
      <w:r w:rsidRPr="00F820E4">
        <w:rPr>
          <w:rFonts w:ascii="Times New Roman" w:hAnsi="Times New Roman" w:cs="Times New Roman"/>
          <w:b/>
          <w:sz w:val="20"/>
          <w:szCs w:val="20"/>
        </w:rPr>
        <w:t>Table 3</w:t>
      </w:r>
      <w:commentRangeStart w:id="735"/>
      <w:commentRangeStart w:id="736"/>
      <w:r w:rsidRPr="00F820E4">
        <w:rPr>
          <w:rFonts w:ascii="Times New Roman" w:hAnsi="Times New Roman" w:cs="Times New Roman"/>
          <w:b/>
          <w:sz w:val="20"/>
          <w:szCs w:val="20"/>
        </w:rPr>
        <w:t xml:space="preserve">. Factors associated with the HIV/AIDS </w:t>
      </w:r>
      <w:commentRangeStart w:id="737"/>
      <w:commentRangeStart w:id="738"/>
      <w:r w:rsidRPr="00F820E4">
        <w:rPr>
          <w:rFonts w:ascii="Times New Roman" w:hAnsi="Times New Roman" w:cs="Times New Roman"/>
          <w:b/>
          <w:sz w:val="20"/>
          <w:szCs w:val="20"/>
        </w:rPr>
        <w:t xml:space="preserve">knowledge and awareness score </w:t>
      </w:r>
      <w:commentRangeEnd w:id="737"/>
      <w:r w:rsidRPr="00F820E4">
        <w:rPr>
          <w:rStyle w:val="CommentReference"/>
          <w:rFonts w:ascii="Times New Roman" w:hAnsi="Times New Roman" w:cs="Times New Roman"/>
          <w:sz w:val="20"/>
          <w:szCs w:val="20"/>
        </w:rPr>
        <w:commentReference w:id="737"/>
      </w:r>
      <w:commentRangeEnd w:id="738"/>
      <w:r w:rsidR="00F820E4">
        <w:rPr>
          <w:rStyle w:val="CommentReference"/>
          <w:lang w:val="en-GB"/>
        </w:rPr>
        <w:commentReference w:id="738"/>
      </w:r>
      <w:r w:rsidRPr="00F820E4">
        <w:rPr>
          <w:rFonts w:ascii="Times New Roman" w:hAnsi="Times New Roman" w:cs="Times New Roman"/>
          <w:b/>
          <w:sz w:val="20"/>
          <w:szCs w:val="20"/>
        </w:rPr>
        <w:t>of married women, MICS 2006, MICS 2012 and 2019.</w:t>
      </w:r>
      <w:commentRangeEnd w:id="735"/>
      <w:r w:rsidRPr="00F820E4">
        <w:rPr>
          <w:rStyle w:val="CommentReference"/>
          <w:rFonts w:ascii="Times New Roman" w:hAnsi="Times New Roman" w:cs="Times New Roman"/>
          <w:sz w:val="20"/>
          <w:szCs w:val="20"/>
        </w:rPr>
        <w:commentReference w:id="735"/>
      </w:r>
      <w:commentRangeEnd w:id="736"/>
      <w:r w:rsidR="00D22B66">
        <w:rPr>
          <w:rStyle w:val="CommentReference"/>
          <w:lang w:val="en-GB"/>
        </w:rPr>
        <w:commentReference w:id="736"/>
      </w:r>
    </w:p>
    <w:tbl>
      <w:tblPr>
        <w:tblStyle w:val="TableGrid"/>
        <w:tblW w:w="5000" w:type="pct"/>
        <w:tblLook w:val="04A0" w:firstRow="1" w:lastRow="0" w:firstColumn="1" w:lastColumn="0" w:noHBand="0" w:noVBand="1"/>
      </w:tblPr>
      <w:tblGrid>
        <w:gridCol w:w="4028"/>
        <w:gridCol w:w="1925"/>
        <w:gridCol w:w="1050"/>
        <w:gridCol w:w="1925"/>
        <w:gridCol w:w="1049"/>
        <w:gridCol w:w="1924"/>
        <w:gridCol w:w="1049"/>
      </w:tblGrid>
      <w:tr w:rsidR="00182FA3" w:rsidRPr="00F820E4" w14:paraId="00CE3D6A" w14:textId="77777777" w:rsidTr="00257613">
        <w:tc>
          <w:tcPr>
            <w:tcW w:w="1555" w:type="pct"/>
            <w:vAlign w:val="center"/>
          </w:tcPr>
          <w:p w14:paraId="5A2846D4" w14:textId="77777777" w:rsidR="00182FA3" w:rsidRPr="00F820E4" w:rsidRDefault="00182FA3" w:rsidP="00F820E4">
            <w:pPr>
              <w:jc w:val="both"/>
              <w:rPr>
                <w:rFonts w:ascii="Times New Roman" w:hAnsi="Times New Roman" w:cs="Times New Roman"/>
                <w:sz w:val="20"/>
                <w:szCs w:val="20"/>
              </w:rPr>
            </w:pPr>
            <w:commentRangeStart w:id="739"/>
            <w:commentRangeStart w:id="740"/>
            <w:r w:rsidRPr="00F820E4">
              <w:rPr>
                <w:rFonts w:ascii="Times New Roman" w:hAnsi="Times New Roman" w:cs="Times New Roman"/>
                <w:sz w:val="20"/>
                <w:szCs w:val="20"/>
              </w:rPr>
              <w:t>Covariates</w:t>
            </w:r>
            <w:commentRangeEnd w:id="739"/>
            <w:r w:rsidRPr="00F820E4">
              <w:rPr>
                <w:rStyle w:val="CommentReference"/>
                <w:rFonts w:ascii="Times New Roman" w:hAnsi="Times New Roman" w:cs="Times New Roman"/>
                <w:sz w:val="20"/>
                <w:szCs w:val="20"/>
              </w:rPr>
              <w:commentReference w:id="739"/>
            </w:r>
            <w:commentRangeEnd w:id="740"/>
            <w:r w:rsidR="006A5CC4">
              <w:rPr>
                <w:rStyle w:val="CommentReference"/>
              </w:rPr>
              <w:commentReference w:id="740"/>
            </w:r>
          </w:p>
        </w:tc>
        <w:tc>
          <w:tcPr>
            <w:tcW w:w="1148" w:type="pct"/>
            <w:gridSpan w:val="2"/>
            <w:vAlign w:val="center"/>
          </w:tcPr>
          <w:p w14:paraId="563225F4"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MICS 2006</w:t>
            </w:r>
          </w:p>
        </w:tc>
        <w:tc>
          <w:tcPr>
            <w:tcW w:w="743" w:type="pct"/>
            <w:vAlign w:val="center"/>
          </w:tcPr>
          <w:p w14:paraId="5CE6F3E8"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MICS 2012</w:t>
            </w:r>
          </w:p>
        </w:tc>
        <w:tc>
          <w:tcPr>
            <w:tcW w:w="405" w:type="pct"/>
            <w:vAlign w:val="center"/>
          </w:tcPr>
          <w:p w14:paraId="2327E533" w14:textId="77777777" w:rsidR="00182FA3" w:rsidRPr="00F820E4" w:rsidRDefault="00182FA3" w:rsidP="00F820E4">
            <w:pPr>
              <w:jc w:val="both"/>
              <w:rPr>
                <w:rFonts w:ascii="Times New Roman" w:hAnsi="Times New Roman" w:cs="Times New Roman"/>
                <w:sz w:val="20"/>
                <w:szCs w:val="20"/>
              </w:rPr>
            </w:pPr>
          </w:p>
        </w:tc>
        <w:tc>
          <w:tcPr>
            <w:tcW w:w="743" w:type="pct"/>
            <w:vAlign w:val="center"/>
          </w:tcPr>
          <w:p w14:paraId="4C9087CE"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MICS 2019</w:t>
            </w:r>
          </w:p>
        </w:tc>
        <w:tc>
          <w:tcPr>
            <w:tcW w:w="405" w:type="pct"/>
            <w:vAlign w:val="center"/>
          </w:tcPr>
          <w:p w14:paraId="5FB6BF1A" w14:textId="77777777" w:rsidR="00182FA3" w:rsidRPr="00F820E4" w:rsidRDefault="00182FA3" w:rsidP="00F820E4">
            <w:pPr>
              <w:jc w:val="both"/>
              <w:rPr>
                <w:rFonts w:ascii="Times New Roman" w:hAnsi="Times New Roman" w:cs="Times New Roman"/>
                <w:sz w:val="20"/>
                <w:szCs w:val="20"/>
              </w:rPr>
            </w:pPr>
          </w:p>
        </w:tc>
      </w:tr>
      <w:tr w:rsidR="00182FA3" w:rsidRPr="00F820E4" w14:paraId="47228EE7" w14:textId="77777777" w:rsidTr="00257613">
        <w:tc>
          <w:tcPr>
            <w:tcW w:w="1555" w:type="pct"/>
            <w:vAlign w:val="center"/>
          </w:tcPr>
          <w:p w14:paraId="0316AD61" w14:textId="77777777" w:rsidR="00182FA3" w:rsidRPr="00F820E4" w:rsidRDefault="00182FA3" w:rsidP="00F820E4">
            <w:pPr>
              <w:jc w:val="both"/>
              <w:rPr>
                <w:rFonts w:ascii="Times New Roman" w:hAnsi="Times New Roman" w:cs="Times New Roman"/>
                <w:sz w:val="20"/>
                <w:szCs w:val="20"/>
              </w:rPr>
            </w:pPr>
          </w:p>
        </w:tc>
        <w:tc>
          <w:tcPr>
            <w:tcW w:w="743" w:type="pct"/>
            <w:vAlign w:val="center"/>
          </w:tcPr>
          <w:p w14:paraId="1806199D"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b/>
                <w:sz w:val="20"/>
                <w:szCs w:val="20"/>
              </w:rPr>
              <w:t>OR (95% CI)</w:t>
            </w:r>
          </w:p>
        </w:tc>
        <w:tc>
          <w:tcPr>
            <w:tcW w:w="405" w:type="pct"/>
            <w:vAlign w:val="center"/>
          </w:tcPr>
          <w:p w14:paraId="3D1163ED"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P-value</w:t>
            </w:r>
          </w:p>
        </w:tc>
        <w:tc>
          <w:tcPr>
            <w:tcW w:w="743" w:type="pct"/>
            <w:vAlign w:val="center"/>
          </w:tcPr>
          <w:p w14:paraId="5F335C04"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b/>
                <w:sz w:val="20"/>
                <w:szCs w:val="20"/>
              </w:rPr>
              <w:t>OR (95% CI)</w:t>
            </w:r>
          </w:p>
        </w:tc>
        <w:tc>
          <w:tcPr>
            <w:tcW w:w="405" w:type="pct"/>
            <w:vAlign w:val="center"/>
          </w:tcPr>
          <w:p w14:paraId="505DF09A"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P-value</w:t>
            </w:r>
          </w:p>
        </w:tc>
        <w:tc>
          <w:tcPr>
            <w:tcW w:w="743" w:type="pct"/>
            <w:vAlign w:val="center"/>
          </w:tcPr>
          <w:p w14:paraId="3EE4140B"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b/>
                <w:sz w:val="20"/>
                <w:szCs w:val="20"/>
              </w:rPr>
              <w:t>OR (95% CI)</w:t>
            </w:r>
          </w:p>
        </w:tc>
        <w:tc>
          <w:tcPr>
            <w:tcW w:w="405" w:type="pct"/>
            <w:vAlign w:val="center"/>
          </w:tcPr>
          <w:p w14:paraId="4EE1CA81"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P-value</w:t>
            </w:r>
          </w:p>
        </w:tc>
      </w:tr>
      <w:tr w:rsidR="00182FA3" w:rsidRPr="00F820E4" w14:paraId="26BE1A7B" w14:textId="77777777" w:rsidTr="00257613">
        <w:tc>
          <w:tcPr>
            <w:tcW w:w="1555" w:type="pct"/>
            <w:vAlign w:val="center"/>
          </w:tcPr>
          <w:p w14:paraId="13D11E2B" w14:textId="77777777" w:rsidR="00182FA3" w:rsidRPr="00F820E4" w:rsidRDefault="00182FA3" w:rsidP="00F820E4">
            <w:pPr>
              <w:jc w:val="both"/>
              <w:rPr>
                <w:rFonts w:ascii="Times New Roman" w:hAnsi="Times New Roman" w:cs="Times New Roman"/>
                <w:b/>
                <w:bCs/>
                <w:sz w:val="20"/>
                <w:szCs w:val="20"/>
              </w:rPr>
            </w:pPr>
            <w:r w:rsidRPr="00F820E4">
              <w:rPr>
                <w:rFonts w:ascii="Times New Roman" w:hAnsi="Times New Roman" w:cs="Times New Roman"/>
                <w:b/>
                <w:bCs/>
                <w:color w:val="000000"/>
                <w:sz w:val="20"/>
                <w:szCs w:val="20"/>
              </w:rPr>
              <w:t>Ten years age group</w:t>
            </w:r>
          </w:p>
        </w:tc>
        <w:tc>
          <w:tcPr>
            <w:tcW w:w="743" w:type="pct"/>
            <w:vAlign w:val="center"/>
          </w:tcPr>
          <w:p w14:paraId="587F20D3" w14:textId="77777777" w:rsidR="00182FA3" w:rsidRPr="00F820E4" w:rsidRDefault="00182FA3" w:rsidP="00F820E4">
            <w:pPr>
              <w:jc w:val="both"/>
              <w:rPr>
                <w:rFonts w:ascii="Times New Roman" w:hAnsi="Times New Roman" w:cs="Times New Roman"/>
                <w:sz w:val="20"/>
                <w:szCs w:val="20"/>
              </w:rPr>
            </w:pPr>
          </w:p>
        </w:tc>
        <w:tc>
          <w:tcPr>
            <w:tcW w:w="405" w:type="pct"/>
            <w:vAlign w:val="center"/>
          </w:tcPr>
          <w:p w14:paraId="201B2A40" w14:textId="77777777" w:rsidR="00182FA3" w:rsidRPr="00F820E4" w:rsidRDefault="00182FA3" w:rsidP="00F820E4">
            <w:pPr>
              <w:jc w:val="both"/>
              <w:rPr>
                <w:rFonts w:ascii="Times New Roman" w:hAnsi="Times New Roman" w:cs="Times New Roman"/>
                <w:sz w:val="20"/>
                <w:szCs w:val="20"/>
              </w:rPr>
            </w:pPr>
          </w:p>
        </w:tc>
        <w:tc>
          <w:tcPr>
            <w:tcW w:w="743" w:type="pct"/>
            <w:vAlign w:val="center"/>
          </w:tcPr>
          <w:p w14:paraId="4D30ACCB" w14:textId="77777777" w:rsidR="00182FA3" w:rsidRPr="00F820E4" w:rsidRDefault="00182FA3" w:rsidP="00F820E4">
            <w:pPr>
              <w:jc w:val="both"/>
              <w:rPr>
                <w:rFonts w:ascii="Times New Roman" w:hAnsi="Times New Roman" w:cs="Times New Roman"/>
                <w:sz w:val="20"/>
                <w:szCs w:val="20"/>
              </w:rPr>
            </w:pPr>
          </w:p>
        </w:tc>
        <w:tc>
          <w:tcPr>
            <w:tcW w:w="405" w:type="pct"/>
            <w:vAlign w:val="center"/>
          </w:tcPr>
          <w:p w14:paraId="5F61D5E4" w14:textId="77777777" w:rsidR="00182FA3" w:rsidRPr="00F820E4" w:rsidRDefault="00182FA3" w:rsidP="00F820E4">
            <w:pPr>
              <w:jc w:val="both"/>
              <w:rPr>
                <w:rFonts w:ascii="Times New Roman" w:hAnsi="Times New Roman" w:cs="Times New Roman"/>
                <w:sz w:val="20"/>
                <w:szCs w:val="20"/>
              </w:rPr>
            </w:pPr>
          </w:p>
        </w:tc>
        <w:tc>
          <w:tcPr>
            <w:tcW w:w="743" w:type="pct"/>
            <w:vAlign w:val="center"/>
          </w:tcPr>
          <w:p w14:paraId="4757661E" w14:textId="77777777" w:rsidR="00182FA3" w:rsidRPr="00F820E4" w:rsidRDefault="00182FA3" w:rsidP="00F820E4">
            <w:pPr>
              <w:jc w:val="both"/>
              <w:rPr>
                <w:rFonts w:ascii="Times New Roman" w:hAnsi="Times New Roman" w:cs="Times New Roman"/>
                <w:sz w:val="20"/>
                <w:szCs w:val="20"/>
              </w:rPr>
            </w:pPr>
          </w:p>
        </w:tc>
        <w:tc>
          <w:tcPr>
            <w:tcW w:w="405" w:type="pct"/>
            <w:vAlign w:val="center"/>
          </w:tcPr>
          <w:p w14:paraId="7EF56203" w14:textId="77777777" w:rsidR="00182FA3" w:rsidRPr="00F820E4" w:rsidRDefault="00182FA3" w:rsidP="00F820E4">
            <w:pPr>
              <w:jc w:val="both"/>
              <w:rPr>
                <w:rFonts w:ascii="Times New Roman" w:hAnsi="Times New Roman" w:cs="Times New Roman"/>
                <w:sz w:val="20"/>
                <w:szCs w:val="20"/>
              </w:rPr>
            </w:pPr>
          </w:p>
        </w:tc>
      </w:tr>
      <w:tr w:rsidR="00182FA3" w:rsidRPr="00F820E4" w14:paraId="65C91202" w14:textId="77777777" w:rsidTr="00257613">
        <w:tc>
          <w:tcPr>
            <w:tcW w:w="1555" w:type="pct"/>
            <w:vAlign w:val="center"/>
          </w:tcPr>
          <w:p w14:paraId="660AB13B"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color w:val="000000"/>
                <w:sz w:val="20"/>
                <w:szCs w:val="20"/>
              </w:rPr>
              <w:t>15–24</w:t>
            </w:r>
          </w:p>
        </w:tc>
        <w:tc>
          <w:tcPr>
            <w:tcW w:w="743" w:type="pct"/>
            <w:vAlign w:val="center"/>
          </w:tcPr>
          <w:p w14:paraId="433E0863"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w:t>
            </w:r>
          </w:p>
        </w:tc>
        <w:tc>
          <w:tcPr>
            <w:tcW w:w="405" w:type="pct"/>
            <w:vAlign w:val="center"/>
          </w:tcPr>
          <w:p w14:paraId="3DD4A3A5" w14:textId="77777777" w:rsidR="00182FA3" w:rsidRPr="00F820E4" w:rsidRDefault="00182FA3" w:rsidP="00F820E4">
            <w:pPr>
              <w:jc w:val="both"/>
              <w:rPr>
                <w:rFonts w:ascii="Times New Roman" w:hAnsi="Times New Roman" w:cs="Times New Roman"/>
                <w:sz w:val="20"/>
                <w:szCs w:val="20"/>
              </w:rPr>
            </w:pPr>
          </w:p>
        </w:tc>
        <w:tc>
          <w:tcPr>
            <w:tcW w:w="743" w:type="pct"/>
            <w:vAlign w:val="center"/>
          </w:tcPr>
          <w:p w14:paraId="2196B714"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w:t>
            </w:r>
          </w:p>
        </w:tc>
        <w:tc>
          <w:tcPr>
            <w:tcW w:w="405" w:type="pct"/>
            <w:vAlign w:val="center"/>
          </w:tcPr>
          <w:p w14:paraId="2DFA2E58" w14:textId="77777777" w:rsidR="00182FA3" w:rsidRPr="00F820E4" w:rsidRDefault="00182FA3" w:rsidP="00F820E4">
            <w:pPr>
              <w:jc w:val="both"/>
              <w:rPr>
                <w:rFonts w:ascii="Times New Roman" w:hAnsi="Times New Roman" w:cs="Times New Roman"/>
                <w:sz w:val="20"/>
                <w:szCs w:val="20"/>
              </w:rPr>
            </w:pPr>
          </w:p>
        </w:tc>
        <w:tc>
          <w:tcPr>
            <w:tcW w:w="743" w:type="pct"/>
            <w:vAlign w:val="center"/>
          </w:tcPr>
          <w:p w14:paraId="71D0A2A8"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w:t>
            </w:r>
          </w:p>
        </w:tc>
        <w:tc>
          <w:tcPr>
            <w:tcW w:w="405" w:type="pct"/>
            <w:vAlign w:val="center"/>
          </w:tcPr>
          <w:p w14:paraId="6BFD0C2D" w14:textId="77777777" w:rsidR="00182FA3" w:rsidRPr="00F820E4" w:rsidRDefault="00182FA3" w:rsidP="00F820E4">
            <w:pPr>
              <w:jc w:val="both"/>
              <w:rPr>
                <w:rFonts w:ascii="Times New Roman" w:hAnsi="Times New Roman" w:cs="Times New Roman"/>
                <w:sz w:val="20"/>
                <w:szCs w:val="20"/>
              </w:rPr>
            </w:pPr>
          </w:p>
        </w:tc>
      </w:tr>
      <w:tr w:rsidR="00182FA3" w:rsidRPr="00F820E4" w14:paraId="63143F5E" w14:textId="77777777" w:rsidTr="00257613">
        <w:tc>
          <w:tcPr>
            <w:tcW w:w="1555" w:type="pct"/>
            <w:vAlign w:val="center"/>
          </w:tcPr>
          <w:p w14:paraId="6DC4B3B6"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color w:val="000000"/>
                <w:sz w:val="20"/>
                <w:szCs w:val="20"/>
              </w:rPr>
              <w:t>25–34</w:t>
            </w:r>
          </w:p>
        </w:tc>
        <w:tc>
          <w:tcPr>
            <w:tcW w:w="743" w:type="pct"/>
            <w:vAlign w:val="center"/>
          </w:tcPr>
          <w:p w14:paraId="2E2F36EB"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1.06 (0.99-1.13)</w:t>
            </w:r>
          </w:p>
        </w:tc>
        <w:tc>
          <w:tcPr>
            <w:tcW w:w="405" w:type="pct"/>
            <w:vAlign w:val="center"/>
          </w:tcPr>
          <w:p w14:paraId="645A9B21"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0.081</w:t>
            </w:r>
          </w:p>
        </w:tc>
        <w:tc>
          <w:tcPr>
            <w:tcW w:w="743" w:type="pct"/>
            <w:vAlign w:val="center"/>
          </w:tcPr>
          <w:p w14:paraId="02FE1EF4"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1.20 (1.09-1.32)</w:t>
            </w:r>
          </w:p>
        </w:tc>
        <w:tc>
          <w:tcPr>
            <w:tcW w:w="405" w:type="pct"/>
            <w:vAlign w:val="center"/>
          </w:tcPr>
          <w:p w14:paraId="69F62193"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0.000</w:t>
            </w:r>
          </w:p>
        </w:tc>
        <w:tc>
          <w:tcPr>
            <w:tcW w:w="743" w:type="pct"/>
            <w:vAlign w:val="center"/>
          </w:tcPr>
          <w:p w14:paraId="2272E151"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1.11 (1.04-1.19)</w:t>
            </w:r>
          </w:p>
        </w:tc>
        <w:tc>
          <w:tcPr>
            <w:tcW w:w="405" w:type="pct"/>
            <w:vAlign w:val="center"/>
          </w:tcPr>
          <w:p w14:paraId="2C3AB3E6"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0.003</w:t>
            </w:r>
          </w:p>
        </w:tc>
      </w:tr>
      <w:tr w:rsidR="00182FA3" w:rsidRPr="00F820E4" w14:paraId="18A113AD" w14:textId="77777777" w:rsidTr="00257613">
        <w:tc>
          <w:tcPr>
            <w:tcW w:w="1555" w:type="pct"/>
            <w:vAlign w:val="center"/>
          </w:tcPr>
          <w:p w14:paraId="1ACFD790"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color w:val="000000"/>
                <w:sz w:val="20"/>
                <w:szCs w:val="20"/>
              </w:rPr>
              <w:t>35–44</w:t>
            </w:r>
          </w:p>
        </w:tc>
        <w:tc>
          <w:tcPr>
            <w:tcW w:w="743" w:type="pct"/>
            <w:vAlign w:val="center"/>
          </w:tcPr>
          <w:p w14:paraId="328D5DB2"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1.02 (0.95-1.10)</w:t>
            </w:r>
          </w:p>
        </w:tc>
        <w:tc>
          <w:tcPr>
            <w:tcW w:w="405" w:type="pct"/>
            <w:vAlign w:val="center"/>
          </w:tcPr>
          <w:p w14:paraId="745039D9"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0.588</w:t>
            </w:r>
          </w:p>
        </w:tc>
        <w:tc>
          <w:tcPr>
            <w:tcW w:w="743" w:type="pct"/>
            <w:vAlign w:val="center"/>
          </w:tcPr>
          <w:p w14:paraId="44C81EE9"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1.03 (0.92-1.17)</w:t>
            </w:r>
          </w:p>
        </w:tc>
        <w:tc>
          <w:tcPr>
            <w:tcW w:w="405" w:type="pct"/>
            <w:vAlign w:val="center"/>
          </w:tcPr>
          <w:p w14:paraId="4C56ABD5"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0.810</w:t>
            </w:r>
          </w:p>
        </w:tc>
        <w:tc>
          <w:tcPr>
            <w:tcW w:w="743" w:type="pct"/>
            <w:vAlign w:val="center"/>
          </w:tcPr>
          <w:p w14:paraId="340AE664"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1.06 (0.98-1.15)</w:t>
            </w:r>
          </w:p>
        </w:tc>
        <w:tc>
          <w:tcPr>
            <w:tcW w:w="405" w:type="pct"/>
            <w:vAlign w:val="center"/>
          </w:tcPr>
          <w:p w14:paraId="21356644"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0.138</w:t>
            </w:r>
          </w:p>
        </w:tc>
      </w:tr>
      <w:tr w:rsidR="00182FA3" w:rsidRPr="00F820E4" w14:paraId="05CD22FD" w14:textId="77777777" w:rsidTr="00257613">
        <w:tc>
          <w:tcPr>
            <w:tcW w:w="1555" w:type="pct"/>
            <w:vAlign w:val="center"/>
          </w:tcPr>
          <w:p w14:paraId="767C8692"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color w:val="000000"/>
                <w:sz w:val="20"/>
                <w:szCs w:val="20"/>
              </w:rPr>
              <w:t>45 and above</w:t>
            </w:r>
          </w:p>
        </w:tc>
        <w:tc>
          <w:tcPr>
            <w:tcW w:w="743" w:type="pct"/>
            <w:vAlign w:val="center"/>
          </w:tcPr>
          <w:p w14:paraId="22438E1F"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0.81 (0.72-0.91)</w:t>
            </w:r>
          </w:p>
        </w:tc>
        <w:tc>
          <w:tcPr>
            <w:tcW w:w="405" w:type="pct"/>
            <w:vAlign w:val="center"/>
          </w:tcPr>
          <w:p w14:paraId="14AFF123"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0.001</w:t>
            </w:r>
          </w:p>
        </w:tc>
        <w:tc>
          <w:tcPr>
            <w:tcW w:w="743" w:type="pct"/>
            <w:vAlign w:val="center"/>
          </w:tcPr>
          <w:p w14:paraId="3CC29632"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0.96 (0.80-1.16)</w:t>
            </w:r>
          </w:p>
        </w:tc>
        <w:tc>
          <w:tcPr>
            <w:tcW w:w="405" w:type="pct"/>
            <w:vAlign w:val="center"/>
          </w:tcPr>
          <w:p w14:paraId="1008C4C6"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0.756</w:t>
            </w:r>
          </w:p>
        </w:tc>
        <w:tc>
          <w:tcPr>
            <w:tcW w:w="743" w:type="pct"/>
            <w:vAlign w:val="center"/>
          </w:tcPr>
          <w:p w14:paraId="3B7193C8"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0.94 (0.84-1.07)</w:t>
            </w:r>
          </w:p>
        </w:tc>
        <w:tc>
          <w:tcPr>
            <w:tcW w:w="405" w:type="pct"/>
            <w:vAlign w:val="center"/>
          </w:tcPr>
          <w:p w14:paraId="0F3F2DCF"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0.399</w:t>
            </w:r>
          </w:p>
        </w:tc>
      </w:tr>
      <w:tr w:rsidR="00182FA3" w:rsidRPr="00F820E4" w14:paraId="2EE5359A" w14:textId="77777777" w:rsidTr="00257613">
        <w:tc>
          <w:tcPr>
            <w:tcW w:w="1555" w:type="pct"/>
            <w:vAlign w:val="center"/>
          </w:tcPr>
          <w:p w14:paraId="29C3EDA6" w14:textId="77777777" w:rsidR="00182FA3" w:rsidRPr="00F820E4" w:rsidRDefault="00182FA3" w:rsidP="00F820E4">
            <w:pPr>
              <w:jc w:val="both"/>
              <w:rPr>
                <w:rFonts w:ascii="Times New Roman" w:hAnsi="Times New Roman" w:cs="Times New Roman"/>
                <w:b/>
                <w:bCs/>
                <w:color w:val="000000"/>
                <w:sz w:val="20"/>
                <w:szCs w:val="20"/>
              </w:rPr>
            </w:pPr>
            <w:r w:rsidRPr="00F820E4">
              <w:rPr>
                <w:rFonts w:ascii="Times New Roman" w:hAnsi="Times New Roman" w:cs="Times New Roman"/>
                <w:b/>
                <w:bCs/>
                <w:color w:val="000000"/>
                <w:sz w:val="20"/>
                <w:szCs w:val="20"/>
              </w:rPr>
              <w:t>Division</w:t>
            </w:r>
          </w:p>
        </w:tc>
        <w:tc>
          <w:tcPr>
            <w:tcW w:w="743" w:type="pct"/>
            <w:vAlign w:val="center"/>
          </w:tcPr>
          <w:p w14:paraId="5C80B373" w14:textId="77777777" w:rsidR="00182FA3" w:rsidRPr="00F820E4" w:rsidRDefault="00182FA3" w:rsidP="00F820E4">
            <w:pPr>
              <w:jc w:val="both"/>
              <w:rPr>
                <w:rFonts w:ascii="Times New Roman" w:hAnsi="Times New Roman" w:cs="Times New Roman"/>
                <w:sz w:val="20"/>
                <w:szCs w:val="20"/>
              </w:rPr>
            </w:pPr>
          </w:p>
        </w:tc>
        <w:tc>
          <w:tcPr>
            <w:tcW w:w="405" w:type="pct"/>
            <w:vAlign w:val="center"/>
          </w:tcPr>
          <w:p w14:paraId="50711AD1" w14:textId="77777777" w:rsidR="00182FA3" w:rsidRPr="00F820E4" w:rsidRDefault="00182FA3" w:rsidP="00F820E4">
            <w:pPr>
              <w:jc w:val="both"/>
              <w:rPr>
                <w:rFonts w:ascii="Times New Roman" w:hAnsi="Times New Roman" w:cs="Times New Roman"/>
                <w:sz w:val="20"/>
                <w:szCs w:val="20"/>
              </w:rPr>
            </w:pPr>
          </w:p>
        </w:tc>
        <w:tc>
          <w:tcPr>
            <w:tcW w:w="743" w:type="pct"/>
            <w:vAlign w:val="center"/>
          </w:tcPr>
          <w:p w14:paraId="1E1EAE2D" w14:textId="77777777" w:rsidR="00182FA3" w:rsidRPr="00F820E4" w:rsidRDefault="00182FA3" w:rsidP="00F820E4">
            <w:pPr>
              <w:jc w:val="both"/>
              <w:rPr>
                <w:rFonts w:ascii="Times New Roman" w:hAnsi="Times New Roman" w:cs="Times New Roman"/>
                <w:sz w:val="20"/>
                <w:szCs w:val="20"/>
              </w:rPr>
            </w:pPr>
          </w:p>
        </w:tc>
        <w:tc>
          <w:tcPr>
            <w:tcW w:w="405" w:type="pct"/>
            <w:vAlign w:val="center"/>
          </w:tcPr>
          <w:p w14:paraId="1A0CBD8E" w14:textId="77777777" w:rsidR="00182FA3" w:rsidRPr="00F820E4" w:rsidRDefault="00182FA3" w:rsidP="00F820E4">
            <w:pPr>
              <w:jc w:val="both"/>
              <w:rPr>
                <w:rFonts w:ascii="Times New Roman" w:hAnsi="Times New Roman" w:cs="Times New Roman"/>
                <w:sz w:val="20"/>
                <w:szCs w:val="20"/>
              </w:rPr>
            </w:pPr>
          </w:p>
        </w:tc>
        <w:tc>
          <w:tcPr>
            <w:tcW w:w="743" w:type="pct"/>
            <w:vAlign w:val="center"/>
          </w:tcPr>
          <w:p w14:paraId="75D0B5D1" w14:textId="77777777" w:rsidR="00182FA3" w:rsidRPr="00F820E4" w:rsidRDefault="00182FA3" w:rsidP="00F820E4">
            <w:pPr>
              <w:jc w:val="both"/>
              <w:rPr>
                <w:rFonts w:ascii="Times New Roman" w:hAnsi="Times New Roman" w:cs="Times New Roman"/>
                <w:sz w:val="20"/>
                <w:szCs w:val="20"/>
              </w:rPr>
            </w:pPr>
          </w:p>
        </w:tc>
        <w:tc>
          <w:tcPr>
            <w:tcW w:w="405" w:type="pct"/>
            <w:vAlign w:val="center"/>
          </w:tcPr>
          <w:p w14:paraId="62DC0CD5" w14:textId="77777777" w:rsidR="00182FA3" w:rsidRPr="00F820E4" w:rsidRDefault="00182FA3" w:rsidP="00F820E4">
            <w:pPr>
              <w:jc w:val="both"/>
              <w:rPr>
                <w:rFonts w:ascii="Times New Roman" w:hAnsi="Times New Roman" w:cs="Times New Roman"/>
                <w:sz w:val="20"/>
                <w:szCs w:val="20"/>
              </w:rPr>
            </w:pPr>
          </w:p>
        </w:tc>
      </w:tr>
      <w:tr w:rsidR="00182FA3" w:rsidRPr="00F820E4" w14:paraId="775811A6" w14:textId="77777777" w:rsidTr="00257613">
        <w:tc>
          <w:tcPr>
            <w:tcW w:w="1555" w:type="pct"/>
            <w:vAlign w:val="center"/>
          </w:tcPr>
          <w:p w14:paraId="2A460FD7" w14:textId="77777777" w:rsidR="00182FA3" w:rsidRPr="00F820E4" w:rsidRDefault="00182FA3" w:rsidP="00F820E4">
            <w:pPr>
              <w:jc w:val="both"/>
              <w:rPr>
                <w:rFonts w:ascii="Times New Roman" w:hAnsi="Times New Roman" w:cs="Times New Roman"/>
                <w:b/>
                <w:bCs/>
                <w:color w:val="000000"/>
                <w:sz w:val="20"/>
                <w:szCs w:val="20"/>
              </w:rPr>
            </w:pPr>
            <w:r w:rsidRPr="00F820E4">
              <w:rPr>
                <w:rFonts w:ascii="Times New Roman" w:hAnsi="Times New Roman" w:cs="Times New Roman"/>
                <w:color w:val="000000"/>
                <w:sz w:val="20"/>
                <w:szCs w:val="20"/>
              </w:rPr>
              <w:t>Barisal</w:t>
            </w:r>
          </w:p>
        </w:tc>
        <w:tc>
          <w:tcPr>
            <w:tcW w:w="743" w:type="pct"/>
            <w:vAlign w:val="center"/>
          </w:tcPr>
          <w:p w14:paraId="5CDA7C1A"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w:t>
            </w:r>
          </w:p>
        </w:tc>
        <w:tc>
          <w:tcPr>
            <w:tcW w:w="405" w:type="pct"/>
            <w:vAlign w:val="center"/>
          </w:tcPr>
          <w:p w14:paraId="44D7D8D9" w14:textId="77777777" w:rsidR="00182FA3" w:rsidRPr="00F820E4" w:rsidRDefault="00182FA3" w:rsidP="00F820E4">
            <w:pPr>
              <w:jc w:val="both"/>
              <w:rPr>
                <w:rFonts w:ascii="Times New Roman" w:hAnsi="Times New Roman" w:cs="Times New Roman"/>
                <w:sz w:val="20"/>
                <w:szCs w:val="20"/>
              </w:rPr>
            </w:pPr>
          </w:p>
        </w:tc>
        <w:tc>
          <w:tcPr>
            <w:tcW w:w="743" w:type="pct"/>
            <w:vAlign w:val="center"/>
          </w:tcPr>
          <w:p w14:paraId="27A6C9C9"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w:t>
            </w:r>
          </w:p>
        </w:tc>
        <w:tc>
          <w:tcPr>
            <w:tcW w:w="405" w:type="pct"/>
            <w:vAlign w:val="center"/>
          </w:tcPr>
          <w:p w14:paraId="4497EC66" w14:textId="77777777" w:rsidR="00182FA3" w:rsidRPr="00F820E4" w:rsidRDefault="00182FA3" w:rsidP="00F820E4">
            <w:pPr>
              <w:jc w:val="both"/>
              <w:rPr>
                <w:rFonts w:ascii="Times New Roman" w:hAnsi="Times New Roman" w:cs="Times New Roman"/>
                <w:sz w:val="20"/>
                <w:szCs w:val="20"/>
              </w:rPr>
            </w:pPr>
          </w:p>
        </w:tc>
        <w:tc>
          <w:tcPr>
            <w:tcW w:w="743" w:type="pct"/>
            <w:vAlign w:val="center"/>
          </w:tcPr>
          <w:p w14:paraId="1354F0BB"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w:t>
            </w:r>
          </w:p>
        </w:tc>
        <w:tc>
          <w:tcPr>
            <w:tcW w:w="405" w:type="pct"/>
            <w:vAlign w:val="center"/>
          </w:tcPr>
          <w:p w14:paraId="3CA3EA16" w14:textId="77777777" w:rsidR="00182FA3" w:rsidRPr="00F820E4" w:rsidRDefault="00182FA3" w:rsidP="00F820E4">
            <w:pPr>
              <w:jc w:val="both"/>
              <w:rPr>
                <w:rFonts w:ascii="Times New Roman" w:hAnsi="Times New Roman" w:cs="Times New Roman"/>
                <w:sz w:val="20"/>
                <w:szCs w:val="20"/>
              </w:rPr>
            </w:pPr>
          </w:p>
        </w:tc>
      </w:tr>
      <w:tr w:rsidR="00182FA3" w:rsidRPr="00F820E4" w14:paraId="5A260445" w14:textId="77777777" w:rsidTr="00257613">
        <w:tc>
          <w:tcPr>
            <w:tcW w:w="1555" w:type="pct"/>
            <w:vAlign w:val="center"/>
          </w:tcPr>
          <w:p w14:paraId="08AA0E56" w14:textId="77777777" w:rsidR="00182FA3" w:rsidRPr="00F820E4" w:rsidRDefault="00182FA3" w:rsidP="00F820E4">
            <w:pPr>
              <w:jc w:val="both"/>
              <w:rPr>
                <w:rFonts w:ascii="Times New Roman" w:hAnsi="Times New Roman" w:cs="Times New Roman"/>
                <w:b/>
                <w:bCs/>
                <w:color w:val="000000"/>
                <w:sz w:val="20"/>
                <w:szCs w:val="20"/>
              </w:rPr>
            </w:pPr>
            <w:r w:rsidRPr="00F820E4">
              <w:rPr>
                <w:rFonts w:ascii="Times New Roman" w:hAnsi="Times New Roman" w:cs="Times New Roman"/>
                <w:color w:val="000000"/>
                <w:sz w:val="20"/>
                <w:szCs w:val="20"/>
              </w:rPr>
              <w:t>Chittagong</w:t>
            </w:r>
          </w:p>
        </w:tc>
        <w:tc>
          <w:tcPr>
            <w:tcW w:w="743" w:type="pct"/>
            <w:vAlign w:val="center"/>
          </w:tcPr>
          <w:p w14:paraId="7EF4A49F"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1.03 (0.89-1.19)</w:t>
            </w:r>
          </w:p>
        </w:tc>
        <w:tc>
          <w:tcPr>
            <w:tcW w:w="405" w:type="pct"/>
            <w:vAlign w:val="center"/>
          </w:tcPr>
          <w:p w14:paraId="0A5C6E7D"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0.692</w:t>
            </w:r>
          </w:p>
        </w:tc>
        <w:tc>
          <w:tcPr>
            <w:tcW w:w="743" w:type="pct"/>
            <w:vAlign w:val="center"/>
          </w:tcPr>
          <w:p w14:paraId="1707554E"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0.61 (0.51-0.72)</w:t>
            </w:r>
          </w:p>
        </w:tc>
        <w:tc>
          <w:tcPr>
            <w:tcW w:w="405" w:type="pct"/>
            <w:vAlign w:val="center"/>
          </w:tcPr>
          <w:p w14:paraId="0F60450A"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0.000</w:t>
            </w:r>
          </w:p>
        </w:tc>
        <w:tc>
          <w:tcPr>
            <w:tcW w:w="743" w:type="pct"/>
            <w:vAlign w:val="center"/>
          </w:tcPr>
          <w:p w14:paraId="7B4550D8"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0.78 (0.69-0.89)</w:t>
            </w:r>
          </w:p>
        </w:tc>
        <w:tc>
          <w:tcPr>
            <w:tcW w:w="405" w:type="pct"/>
            <w:vAlign w:val="center"/>
          </w:tcPr>
          <w:p w14:paraId="2D3B61DC"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0.000</w:t>
            </w:r>
          </w:p>
        </w:tc>
      </w:tr>
      <w:tr w:rsidR="00182FA3" w:rsidRPr="00F820E4" w14:paraId="5F189629" w14:textId="77777777" w:rsidTr="00257613">
        <w:tc>
          <w:tcPr>
            <w:tcW w:w="1555" w:type="pct"/>
            <w:vAlign w:val="center"/>
          </w:tcPr>
          <w:p w14:paraId="7F7EB29D" w14:textId="77777777" w:rsidR="00182FA3" w:rsidRPr="00F820E4" w:rsidRDefault="00182FA3" w:rsidP="00F820E4">
            <w:pPr>
              <w:jc w:val="both"/>
              <w:rPr>
                <w:rFonts w:ascii="Times New Roman" w:hAnsi="Times New Roman" w:cs="Times New Roman"/>
                <w:b/>
                <w:bCs/>
                <w:color w:val="000000"/>
                <w:sz w:val="20"/>
                <w:szCs w:val="20"/>
              </w:rPr>
            </w:pPr>
            <w:r w:rsidRPr="00F820E4">
              <w:rPr>
                <w:rFonts w:ascii="Times New Roman" w:hAnsi="Times New Roman" w:cs="Times New Roman"/>
                <w:color w:val="000000"/>
                <w:sz w:val="20"/>
                <w:szCs w:val="20"/>
              </w:rPr>
              <w:t>Dhaka</w:t>
            </w:r>
          </w:p>
        </w:tc>
        <w:tc>
          <w:tcPr>
            <w:tcW w:w="743" w:type="pct"/>
            <w:vAlign w:val="center"/>
          </w:tcPr>
          <w:p w14:paraId="3A97324A"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0.97 (0.84-1.11)</w:t>
            </w:r>
          </w:p>
        </w:tc>
        <w:tc>
          <w:tcPr>
            <w:tcW w:w="405" w:type="pct"/>
            <w:vAlign w:val="center"/>
          </w:tcPr>
          <w:p w14:paraId="55710118"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0.644</w:t>
            </w:r>
          </w:p>
        </w:tc>
        <w:tc>
          <w:tcPr>
            <w:tcW w:w="743" w:type="pct"/>
            <w:vAlign w:val="center"/>
          </w:tcPr>
          <w:p w14:paraId="6B43E91B"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0.89 (0.77-1.04)</w:t>
            </w:r>
          </w:p>
        </w:tc>
        <w:tc>
          <w:tcPr>
            <w:tcW w:w="405" w:type="pct"/>
            <w:vAlign w:val="center"/>
          </w:tcPr>
          <w:p w14:paraId="2752A686"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0.141</w:t>
            </w:r>
          </w:p>
        </w:tc>
        <w:tc>
          <w:tcPr>
            <w:tcW w:w="743" w:type="pct"/>
            <w:vAlign w:val="center"/>
          </w:tcPr>
          <w:p w14:paraId="28CB23F2"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0.67 (0.59-0.76)</w:t>
            </w:r>
          </w:p>
        </w:tc>
        <w:tc>
          <w:tcPr>
            <w:tcW w:w="405" w:type="pct"/>
            <w:vAlign w:val="center"/>
          </w:tcPr>
          <w:p w14:paraId="142EB669"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0.000</w:t>
            </w:r>
          </w:p>
        </w:tc>
      </w:tr>
      <w:tr w:rsidR="00182FA3" w:rsidRPr="00F820E4" w14:paraId="1CACD27B" w14:textId="77777777" w:rsidTr="00257613">
        <w:tc>
          <w:tcPr>
            <w:tcW w:w="1555" w:type="pct"/>
            <w:vAlign w:val="center"/>
          </w:tcPr>
          <w:p w14:paraId="4D458FB1" w14:textId="77777777" w:rsidR="00182FA3" w:rsidRPr="00F820E4" w:rsidRDefault="00182FA3" w:rsidP="00F820E4">
            <w:pPr>
              <w:jc w:val="both"/>
              <w:rPr>
                <w:rFonts w:ascii="Times New Roman" w:hAnsi="Times New Roman" w:cs="Times New Roman"/>
                <w:b/>
                <w:bCs/>
                <w:color w:val="000000"/>
                <w:sz w:val="20"/>
                <w:szCs w:val="20"/>
              </w:rPr>
            </w:pPr>
            <w:r w:rsidRPr="00F820E4">
              <w:rPr>
                <w:rFonts w:ascii="Times New Roman" w:hAnsi="Times New Roman" w:cs="Times New Roman"/>
                <w:color w:val="000000"/>
                <w:sz w:val="20"/>
                <w:szCs w:val="20"/>
              </w:rPr>
              <w:t>Khulna</w:t>
            </w:r>
          </w:p>
        </w:tc>
        <w:tc>
          <w:tcPr>
            <w:tcW w:w="743" w:type="pct"/>
            <w:vAlign w:val="center"/>
          </w:tcPr>
          <w:p w14:paraId="00A64941"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1.31 (1.14-1.49)</w:t>
            </w:r>
          </w:p>
        </w:tc>
        <w:tc>
          <w:tcPr>
            <w:tcW w:w="405" w:type="pct"/>
            <w:vAlign w:val="center"/>
          </w:tcPr>
          <w:p w14:paraId="0654EED3"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0.000</w:t>
            </w:r>
          </w:p>
        </w:tc>
        <w:tc>
          <w:tcPr>
            <w:tcW w:w="743" w:type="pct"/>
            <w:vAlign w:val="center"/>
          </w:tcPr>
          <w:p w14:paraId="035ACE94"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0.84 (0.73-0.97)</w:t>
            </w:r>
          </w:p>
        </w:tc>
        <w:tc>
          <w:tcPr>
            <w:tcW w:w="405" w:type="pct"/>
            <w:vAlign w:val="center"/>
          </w:tcPr>
          <w:p w14:paraId="4DB3AC09"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0.033</w:t>
            </w:r>
          </w:p>
        </w:tc>
        <w:tc>
          <w:tcPr>
            <w:tcW w:w="743" w:type="pct"/>
            <w:vAlign w:val="center"/>
          </w:tcPr>
          <w:p w14:paraId="00DBAC8B"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0.87 (0.77-0.98)</w:t>
            </w:r>
          </w:p>
        </w:tc>
        <w:tc>
          <w:tcPr>
            <w:tcW w:w="405" w:type="pct"/>
            <w:vAlign w:val="center"/>
          </w:tcPr>
          <w:p w14:paraId="0676F54A"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0.025</w:t>
            </w:r>
          </w:p>
        </w:tc>
      </w:tr>
      <w:tr w:rsidR="00182FA3" w:rsidRPr="00F820E4" w14:paraId="2379B684" w14:textId="77777777" w:rsidTr="00257613">
        <w:tc>
          <w:tcPr>
            <w:tcW w:w="1555" w:type="pct"/>
            <w:vAlign w:val="center"/>
          </w:tcPr>
          <w:p w14:paraId="2D13794E" w14:textId="77777777" w:rsidR="00182FA3" w:rsidRPr="00F820E4" w:rsidRDefault="00182FA3" w:rsidP="00F820E4">
            <w:pPr>
              <w:jc w:val="both"/>
              <w:rPr>
                <w:rFonts w:ascii="Times New Roman" w:hAnsi="Times New Roman" w:cs="Times New Roman"/>
                <w:color w:val="000000"/>
                <w:sz w:val="20"/>
                <w:szCs w:val="20"/>
              </w:rPr>
            </w:pPr>
            <w:commentRangeStart w:id="741"/>
            <w:proofErr w:type="spellStart"/>
            <w:r w:rsidRPr="00F820E4">
              <w:rPr>
                <w:rFonts w:ascii="Times New Roman" w:hAnsi="Times New Roman" w:cs="Times New Roman"/>
                <w:color w:val="000000"/>
                <w:sz w:val="20"/>
                <w:szCs w:val="20"/>
              </w:rPr>
              <w:t>Mymenshing</w:t>
            </w:r>
            <w:commentRangeEnd w:id="741"/>
            <w:proofErr w:type="spellEnd"/>
            <w:r w:rsidR="00D35CF1">
              <w:rPr>
                <w:rStyle w:val="CommentReference"/>
              </w:rPr>
              <w:commentReference w:id="741"/>
            </w:r>
          </w:p>
        </w:tc>
        <w:tc>
          <w:tcPr>
            <w:tcW w:w="743" w:type="pct"/>
            <w:vAlign w:val="center"/>
          </w:tcPr>
          <w:p w14:paraId="5F217DDD"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w:t>
            </w:r>
          </w:p>
        </w:tc>
        <w:tc>
          <w:tcPr>
            <w:tcW w:w="405" w:type="pct"/>
            <w:vAlign w:val="center"/>
          </w:tcPr>
          <w:p w14:paraId="22E66549"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w:t>
            </w:r>
          </w:p>
        </w:tc>
        <w:tc>
          <w:tcPr>
            <w:tcW w:w="743" w:type="pct"/>
            <w:vAlign w:val="center"/>
          </w:tcPr>
          <w:p w14:paraId="7BC86327"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w:t>
            </w:r>
          </w:p>
        </w:tc>
        <w:tc>
          <w:tcPr>
            <w:tcW w:w="405" w:type="pct"/>
            <w:vAlign w:val="center"/>
          </w:tcPr>
          <w:p w14:paraId="5190D3DD"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w:t>
            </w:r>
          </w:p>
        </w:tc>
        <w:tc>
          <w:tcPr>
            <w:tcW w:w="743" w:type="pct"/>
            <w:vAlign w:val="center"/>
          </w:tcPr>
          <w:p w14:paraId="3C1CB980"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1.01 (0.86-1.18)</w:t>
            </w:r>
          </w:p>
        </w:tc>
        <w:tc>
          <w:tcPr>
            <w:tcW w:w="405" w:type="pct"/>
            <w:vAlign w:val="center"/>
          </w:tcPr>
          <w:p w14:paraId="350532C6"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0.947</w:t>
            </w:r>
          </w:p>
        </w:tc>
      </w:tr>
      <w:tr w:rsidR="00182FA3" w:rsidRPr="00F820E4" w14:paraId="71066820" w14:textId="77777777" w:rsidTr="00257613">
        <w:tc>
          <w:tcPr>
            <w:tcW w:w="1555" w:type="pct"/>
            <w:vAlign w:val="center"/>
          </w:tcPr>
          <w:p w14:paraId="0F5B9E9A" w14:textId="77777777" w:rsidR="00182FA3" w:rsidRPr="00F820E4" w:rsidRDefault="00182FA3" w:rsidP="00F820E4">
            <w:pPr>
              <w:jc w:val="both"/>
              <w:rPr>
                <w:rFonts w:ascii="Times New Roman" w:hAnsi="Times New Roman" w:cs="Times New Roman"/>
                <w:b/>
                <w:bCs/>
                <w:color w:val="000000"/>
                <w:sz w:val="20"/>
                <w:szCs w:val="20"/>
              </w:rPr>
            </w:pPr>
            <w:proofErr w:type="spellStart"/>
            <w:r w:rsidRPr="00F820E4">
              <w:rPr>
                <w:rFonts w:ascii="Times New Roman" w:hAnsi="Times New Roman" w:cs="Times New Roman"/>
                <w:color w:val="000000"/>
                <w:sz w:val="20"/>
                <w:szCs w:val="20"/>
              </w:rPr>
              <w:t>Rajshahi</w:t>
            </w:r>
            <w:proofErr w:type="spellEnd"/>
          </w:p>
        </w:tc>
        <w:tc>
          <w:tcPr>
            <w:tcW w:w="743" w:type="pct"/>
            <w:vAlign w:val="center"/>
          </w:tcPr>
          <w:p w14:paraId="48E039B6"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0.91 (0.79-1.04)</w:t>
            </w:r>
          </w:p>
        </w:tc>
        <w:tc>
          <w:tcPr>
            <w:tcW w:w="405" w:type="pct"/>
            <w:vAlign w:val="center"/>
          </w:tcPr>
          <w:p w14:paraId="5D12C4B2"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0.178</w:t>
            </w:r>
          </w:p>
        </w:tc>
        <w:tc>
          <w:tcPr>
            <w:tcW w:w="743" w:type="pct"/>
            <w:vAlign w:val="center"/>
          </w:tcPr>
          <w:p w14:paraId="3410C8BE"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0.94 (0.81-1.11)</w:t>
            </w:r>
          </w:p>
        </w:tc>
        <w:tc>
          <w:tcPr>
            <w:tcW w:w="405" w:type="pct"/>
            <w:vAlign w:val="center"/>
          </w:tcPr>
          <w:p w14:paraId="02F1DFF8"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0.531</w:t>
            </w:r>
          </w:p>
        </w:tc>
        <w:tc>
          <w:tcPr>
            <w:tcW w:w="743" w:type="pct"/>
            <w:vAlign w:val="center"/>
          </w:tcPr>
          <w:p w14:paraId="1429D063"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0.71 (0.63-0.81)</w:t>
            </w:r>
          </w:p>
        </w:tc>
        <w:tc>
          <w:tcPr>
            <w:tcW w:w="405" w:type="pct"/>
            <w:vAlign w:val="center"/>
          </w:tcPr>
          <w:p w14:paraId="232C2EA6"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0.000</w:t>
            </w:r>
          </w:p>
        </w:tc>
      </w:tr>
      <w:tr w:rsidR="00182FA3" w:rsidRPr="00F820E4" w14:paraId="35D4377B" w14:textId="77777777" w:rsidTr="00257613">
        <w:tc>
          <w:tcPr>
            <w:tcW w:w="1555" w:type="pct"/>
            <w:vAlign w:val="center"/>
          </w:tcPr>
          <w:p w14:paraId="1DD57AF4" w14:textId="77777777" w:rsidR="00182FA3" w:rsidRPr="00F820E4" w:rsidRDefault="00182FA3" w:rsidP="00F820E4">
            <w:pPr>
              <w:jc w:val="both"/>
              <w:rPr>
                <w:rFonts w:ascii="Times New Roman" w:hAnsi="Times New Roman" w:cs="Times New Roman"/>
                <w:b/>
                <w:bCs/>
                <w:color w:val="000000"/>
                <w:sz w:val="20"/>
                <w:szCs w:val="20"/>
              </w:rPr>
            </w:pPr>
            <w:r w:rsidRPr="00F820E4">
              <w:rPr>
                <w:rFonts w:ascii="Times New Roman" w:hAnsi="Times New Roman" w:cs="Times New Roman"/>
                <w:color w:val="000000"/>
                <w:sz w:val="20"/>
                <w:szCs w:val="20"/>
              </w:rPr>
              <w:t>Rangpur</w:t>
            </w:r>
          </w:p>
        </w:tc>
        <w:tc>
          <w:tcPr>
            <w:tcW w:w="743" w:type="pct"/>
            <w:vAlign w:val="center"/>
          </w:tcPr>
          <w:p w14:paraId="21DAA8B3" w14:textId="77777777" w:rsidR="00182FA3" w:rsidRPr="00F820E4" w:rsidRDefault="00182FA3" w:rsidP="00F820E4">
            <w:pPr>
              <w:jc w:val="both"/>
              <w:rPr>
                <w:rFonts w:ascii="Times New Roman" w:hAnsi="Times New Roman" w:cs="Times New Roman"/>
                <w:sz w:val="20"/>
                <w:szCs w:val="20"/>
              </w:rPr>
            </w:pPr>
          </w:p>
        </w:tc>
        <w:tc>
          <w:tcPr>
            <w:tcW w:w="405" w:type="pct"/>
            <w:vAlign w:val="center"/>
          </w:tcPr>
          <w:p w14:paraId="5C86AE7F" w14:textId="77777777" w:rsidR="00182FA3" w:rsidRPr="00F820E4" w:rsidRDefault="00182FA3" w:rsidP="00F820E4">
            <w:pPr>
              <w:jc w:val="both"/>
              <w:rPr>
                <w:rFonts w:ascii="Times New Roman" w:hAnsi="Times New Roman" w:cs="Times New Roman"/>
                <w:sz w:val="20"/>
                <w:szCs w:val="20"/>
              </w:rPr>
            </w:pPr>
          </w:p>
        </w:tc>
        <w:tc>
          <w:tcPr>
            <w:tcW w:w="743" w:type="pct"/>
            <w:vAlign w:val="center"/>
          </w:tcPr>
          <w:p w14:paraId="35E12550"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1.14 (0.96-1.36)</w:t>
            </w:r>
          </w:p>
        </w:tc>
        <w:tc>
          <w:tcPr>
            <w:tcW w:w="405" w:type="pct"/>
            <w:vAlign w:val="center"/>
          </w:tcPr>
          <w:p w14:paraId="19614C7A"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0.196</w:t>
            </w:r>
          </w:p>
        </w:tc>
        <w:tc>
          <w:tcPr>
            <w:tcW w:w="743" w:type="pct"/>
            <w:vAlign w:val="center"/>
          </w:tcPr>
          <w:p w14:paraId="44BF92B3"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1.17 (1.02-1.34)</w:t>
            </w:r>
          </w:p>
        </w:tc>
        <w:tc>
          <w:tcPr>
            <w:tcW w:w="405" w:type="pct"/>
            <w:vAlign w:val="center"/>
          </w:tcPr>
          <w:p w14:paraId="046BC794"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0.000</w:t>
            </w:r>
          </w:p>
        </w:tc>
      </w:tr>
      <w:tr w:rsidR="00182FA3" w:rsidRPr="00F820E4" w14:paraId="7B17DD4A" w14:textId="77777777" w:rsidTr="00257613">
        <w:tc>
          <w:tcPr>
            <w:tcW w:w="1555" w:type="pct"/>
            <w:vAlign w:val="center"/>
          </w:tcPr>
          <w:p w14:paraId="296144CC" w14:textId="77777777" w:rsidR="00182FA3" w:rsidRPr="00F820E4" w:rsidRDefault="00182FA3" w:rsidP="00F820E4">
            <w:pPr>
              <w:jc w:val="both"/>
              <w:rPr>
                <w:rFonts w:ascii="Times New Roman" w:hAnsi="Times New Roman" w:cs="Times New Roman"/>
                <w:b/>
                <w:bCs/>
                <w:color w:val="000000"/>
                <w:sz w:val="20"/>
                <w:szCs w:val="20"/>
              </w:rPr>
            </w:pPr>
            <w:r w:rsidRPr="00F820E4">
              <w:rPr>
                <w:rFonts w:ascii="Times New Roman" w:hAnsi="Times New Roman" w:cs="Times New Roman"/>
                <w:color w:val="000000"/>
                <w:sz w:val="20"/>
                <w:szCs w:val="20"/>
              </w:rPr>
              <w:t>Sylhet</w:t>
            </w:r>
          </w:p>
        </w:tc>
        <w:tc>
          <w:tcPr>
            <w:tcW w:w="743" w:type="pct"/>
            <w:vAlign w:val="center"/>
          </w:tcPr>
          <w:p w14:paraId="13991B28"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0.83 (0.71-0.98)</w:t>
            </w:r>
          </w:p>
        </w:tc>
        <w:tc>
          <w:tcPr>
            <w:tcW w:w="405" w:type="pct"/>
            <w:vAlign w:val="center"/>
          </w:tcPr>
          <w:p w14:paraId="73B38739"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0.024</w:t>
            </w:r>
          </w:p>
        </w:tc>
        <w:tc>
          <w:tcPr>
            <w:tcW w:w="743" w:type="pct"/>
            <w:vAlign w:val="center"/>
          </w:tcPr>
          <w:p w14:paraId="495790AA"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0.51 (0.42-0.61)</w:t>
            </w:r>
          </w:p>
        </w:tc>
        <w:tc>
          <w:tcPr>
            <w:tcW w:w="405" w:type="pct"/>
            <w:vAlign w:val="center"/>
          </w:tcPr>
          <w:p w14:paraId="3F55A672"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0.000</w:t>
            </w:r>
          </w:p>
        </w:tc>
        <w:tc>
          <w:tcPr>
            <w:tcW w:w="743" w:type="pct"/>
            <w:vAlign w:val="center"/>
          </w:tcPr>
          <w:p w14:paraId="53DF3157"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2.42 (2.08-2.83)</w:t>
            </w:r>
          </w:p>
        </w:tc>
        <w:tc>
          <w:tcPr>
            <w:tcW w:w="405" w:type="pct"/>
            <w:vAlign w:val="center"/>
          </w:tcPr>
          <w:p w14:paraId="3474ACD9"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0.022</w:t>
            </w:r>
          </w:p>
        </w:tc>
      </w:tr>
      <w:tr w:rsidR="00182FA3" w:rsidRPr="00F820E4" w14:paraId="222095AD" w14:textId="77777777" w:rsidTr="00257613">
        <w:tc>
          <w:tcPr>
            <w:tcW w:w="1555" w:type="pct"/>
            <w:vAlign w:val="center"/>
          </w:tcPr>
          <w:p w14:paraId="5D9165A1" w14:textId="77777777" w:rsidR="00182FA3" w:rsidRPr="00F820E4" w:rsidRDefault="00182FA3" w:rsidP="00EE0898">
            <w:pPr>
              <w:rPr>
                <w:rFonts w:ascii="Times New Roman" w:hAnsi="Times New Roman" w:cs="Times New Roman"/>
                <w:b/>
                <w:bCs/>
                <w:color w:val="000000"/>
                <w:sz w:val="20"/>
                <w:szCs w:val="20"/>
              </w:rPr>
            </w:pPr>
            <w:r w:rsidRPr="00F820E4">
              <w:rPr>
                <w:rFonts w:ascii="Times New Roman" w:hAnsi="Times New Roman" w:cs="Times New Roman"/>
                <w:b/>
                <w:bCs/>
                <w:color w:val="000000"/>
                <w:sz w:val="20"/>
                <w:szCs w:val="20"/>
              </w:rPr>
              <w:t>Type of place of</w:t>
            </w:r>
            <w:r w:rsidRPr="00F820E4">
              <w:rPr>
                <w:rFonts w:ascii="Times New Roman" w:hAnsi="Times New Roman" w:cs="Times New Roman"/>
                <w:b/>
                <w:bCs/>
                <w:color w:val="000000"/>
                <w:sz w:val="20"/>
                <w:szCs w:val="20"/>
              </w:rPr>
              <w:br/>
              <w:t>residence</w:t>
            </w:r>
          </w:p>
        </w:tc>
        <w:tc>
          <w:tcPr>
            <w:tcW w:w="743" w:type="pct"/>
            <w:vAlign w:val="center"/>
          </w:tcPr>
          <w:p w14:paraId="2DF4B42C" w14:textId="77777777" w:rsidR="00182FA3" w:rsidRPr="00F820E4" w:rsidRDefault="00182FA3" w:rsidP="00F820E4">
            <w:pPr>
              <w:jc w:val="both"/>
              <w:rPr>
                <w:rFonts w:ascii="Times New Roman" w:hAnsi="Times New Roman" w:cs="Times New Roman"/>
                <w:sz w:val="20"/>
                <w:szCs w:val="20"/>
              </w:rPr>
            </w:pPr>
          </w:p>
        </w:tc>
        <w:tc>
          <w:tcPr>
            <w:tcW w:w="405" w:type="pct"/>
            <w:vAlign w:val="center"/>
          </w:tcPr>
          <w:p w14:paraId="1FB0B7EE" w14:textId="77777777" w:rsidR="00182FA3" w:rsidRPr="00F820E4" w:rsidRDefault="00182FA3" w:rsidP="00F820E4">
            <w:pPr>
              <w:jc w:val="both"/>
              <w:rPr>
                <w:rFonts w:ascii="Times New Roman" w:hAnsi="Times New Roman" w:cs="Times New Roman"/>
                <w:sz w:val="20"/>
                <w:szCs w:val="20"/>
              </w:rPr>
            </w:pPr>
          </w:p>
        </w:tc>
        <w:tc>
          <w:tcPr>
            <w:tcW w:w="743" w:type="pct"/>
            <w:vAlign w:val="center"/>
          </w:tcPr>
          <w:p w14:paraId="598CE4ED" w14:textId="77777777" w:rsidR="00182FA3" w:rsidRPr="00F820E4" w:rsidRDefault="00182FA3" w:rsidP="00F820E4">
            <w:pPr>
              <w:jc w:val="both"/>
              <w:rPr>
                <w:rFonts w:ascii="Times New Roman" w:hAnsi="Times New Roman" w:cs="Times New Roman"/>
                <w:sz w:val="20"/>
                <w:szCs w:val="20"/>
              </w:rPr>
            </w:pPr>
          </w:p>
        </w:tc>
        <w:tc>
          <w:tcPr>
            <w:tcW w:w="405" w:type="pct"/>
            <w:vAlign w:val="center"/>
          </w:tcPr>
          <w:p w14:paraId="0D372C2C" w14:textId="77777777" w:rsidR="00182FA3" w:rsidRPr="00F820E4" w:rsidRDefault="00182FA3" w:rsidP="00F820E4">
            <w:pPr>
              <w:jc w:val="both"/>
              <w:rPr>
                <w:rFonts w:ascii="Times New Roman" w:hAnsi="Times New Roman" w:cs="Times New Roman"/>
                <w:sz w:val="20"/>
                <w:szCs w:val="20"/>
              </w:rPr>
            </w:pPr>
          </w:p>
        </w:tc>
        <w:tc>
          <w:tcPr>
            <w:tcW w:w="743" w:type="pct"/>
            <w:vAlign w:val="center"/>
          </w:tcPr>
          <w:p w14:paraId="18A63FD2" w14:textId="77777777" w:rsidR="00182FA3" w:rsidRPr="00F820E4" w:rsidRDefault="00182FA3" w:rsidP="00F820E4">
            <w:pPr>
              <w:jc w:val="both"/>
              <w:rPr>
                <w:rFonts w:ascii="Times New Roman" w:hAnsi="Times New Roman" w:cs="Times New Roman"/>
                <w:sz w:val="20"/>
                <w:szCs w:val="20"/>
              </w:rPr>
            </w:pPr>
          </w:p>
        </w:tc>
        <w:tc>
          <w:tcPr>
            <w:tcW w:w="405" w:type="pct"/>
            <w:vAlign w:val="center"/>
          </w:tcPr>
          <w:p w14:paraId="3CEB18BB" w14:textId="77777777" w:rsidR="00182FA3" w:rsidRPr="00F820E4" w:rsidRDefault="00182FA3" w:rsidP="00F820E4">
            <w:pPr>
              <w:jc w:val="both"/>
              <w:rPr>
                <w:rFonts w:ascii="Times New Roman" w:hAnsi="Times New Roman" w:cs="Times New Roman"/>
                <w:sz w:val="20"/>
                <w:szCs w:val="20"/>
              </w:rPr>
            </w:pPr>
          </w:p>
        </w:tc>
      </w:tr>
      <w:tr w:rsidR="00182FA3" w:rsidRPr="00F820E4" w14:paraId="7B9275CF" w14:textId="77777777" w:rsidTr="00257613">
        <w:tc>
          <w:tcPr>
            <w:tcW w:w="1555" w:type="pct"/>
            <w:vAlign w:val="center"/>
          </w:tcPr>
          <w:p w14:paraId="571ADC39" w14:textId="77777777" w:rsidR="00182FA3" w:rsidRPr="00F820E4" w:rsidRDefault="00182FA3" w:rsidP="00EE0898">
            <w:pPr>
              <w:rPr>
                <w:rFonts w:ascii="Times New Roman" w:hAnsi="Times New Roman" w:cs="Times New Roman"/>
                <w:b/>
                <w:bCs/>
                <w:color w:val="000000"/>
                <w:sz w:val="20"/>
                <w:szCs w:val="20"/>
              </w:rPr>
            </w:pPr>
            <w:r w:rsidRPr="00F820E4">
              <w:rPr>
                <w:rFonts w:ascii="Times New Roman" w:hAnsi="Times New Roman" w:cs="Times New Roman"/>
                <w:color w:val="000000"/>
                <w:sz w:val="20"/>
                <w:szCs w:val="20"/>
              </w:rPr>
              <w:t>Rural</w:t>
            </w:r>
          </w:p>
        </w:tc>
        <w:tc>
          <w:tcPr>
            <w:tcW w:w="743" w:type="pct"/>
            <w:vAlign w:val="center"/>
          </w:tcPr>
          <w:p w14:paraId="3C7F5066"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w:t>
            </w:r>
          </w:p>
        </w:tc>
        <w:tc>
          <w:tcPr>
            <w:tcW w:w="405" w:type="pct"/>
            <w:vAlign w:val="center"/>
          </w:tcPr>
          <w:p w14:paraId="7B3C1CC9" w14:textId="77777777" w:rsidR="00182FA3" w:rsidRPr="00F820E4" w:rsidRDefault="00182FA3" w:rsidP="00F820E4">
            <w:pPr>
              <w:jc w:val="both"/>
              <w:rPr>
                <w:rFonts w:ascii="Times New Roman" w:hAnsi="Times New Roman" w:cs="Times New Roman"/>
                <w:sz w:val="20"/>
                <w:szCs w:val="20"/>
              </w:rPr>
            </w:pPr>
          </w:p>
        </w:tc>
        <w:tc>
          <w:tcPr>
            <w:tcW w:w="743" w:type="pct"/>
            <w:vAlign w:val="center"/>
          </w:tcPr>
          <w:p w14:paraId="4C295304"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w:t>
            </w:r>
          </w:p>
        </w:tc>
        <w:tc>
          <w:tcPr>
            <w:tcW w:w="405" w:type="pct"/>
            <w:vAlign w:val="center"/>
          </w:tcPr>
          <w:p w14:paraId="68628E00" w14:textId="77777777" w:rsidR="00182FA3" w:rsidRPr="00F820E4" w:rsidRDefault="00182FA3" w:rsidP="00F820E4">
            <w:pPr>
              <w:jc w:val="both"/>
              <w:rPr>
                <w:rFonts w:ascii="Times New Roman" w:hAnsi="Times New Roman" w:cs="Times New Roman"/>
                <w:sz w:val="20"/>
                <w:szCs w:val="20"/>
              </w:rPr>
            </w:pPr>
          </w:p>
        </w:tc>
        <w:tc>
          <w:tcPr>
            <w:tcW w:w="743" w:type="pct"/>
            <w:vAlign w:val="center"/>
          </w:tcPr>
          <w:p w14:paraId="27EE9621"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w:t>
            </w:r>
          </w:p>
        </w:tc>
        <w:tc>
          <w:tcPr>
            <w:tcW w:w="405" w:type="pct"/>
            <w:vAlign w:val="center"/>
          </w:tcPr>
          <w:p w14:paraId="07023AB2" w14:textId="77777777" w:rsidR="00182FA3" w:rsidRPr="00F820E4" w:rsidRDefault="00182FA3" w:rsidP="00F820E4">
            <w:pPr>
              <w:jc w:val="both"/>
              <w:rPr>
                <w:rFonts w:ascii="Times New Roman" w:hAnsi="Times New Roman" w:cs="Times New Roman"/>
                <w:sz w:val="20"/>
                <w:szCs w:val="20"/>
              </w:rPr>
            </w:pPr>
          </w:p>
        </w:tc>
      </w:tr>
      <w:tr w:rsidR="00182FA3" w:rsidRPr="00F820E4" w14:paraId="7215580C" w14:textId="77777777" w:rsidTr="00257613">
        <w:tc>
          <w:tcPr>
            <w:tcW w:w="1555" w:type="pct"/>
            <w:vAlign w:val="center"/>
          </w:tcPr>
          <w:p w14:paraId="3CBE7A6A" w14:textId="77777777" w:rsidR="00182FA3" w:rsidRPr="00F820E4" w:rsidRDefault="00182FA3" w:rsidP="00EE0898">
            <w:pPr>
              <w:rPr>
                <w:rFonts w:ascii="Times New Roman" w:hAnsi="Times New Roman" w:cs="Times New Roman"/>
                <w:b/>
                <w:bCs/>
                <w:color w:val="000000"/>
                <w:sz w:val="20"/>
                <w:szCs w:val="20"/>
              </w:rPr>
            </w:pPr>
            <w:r w:rsidRPr="00F820E4">
              <w:rPr>
                <w:rFonts w:ascii="Times New Roman" w:hAnsi="Times New Roman" w:cs="Times New Roman"/>
                <w:color w:val="000000"/>
                <w:sz w:val="20"/>
                <w:szCs w:val="20"/>
              </w:rPr>
              <w:t>Urban</w:t>
            </w:r>
          </w:p>
        </w:tc>
        <w:tc>
          <w:tcPr>
            <w:tcW w:w="743" w:type="pct"/>
            <w:vAlign w:val="center"/>
          </w:tcPr>
          <w:p w14:paraId="726B03DB"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1.16 (1.06-1.26)</w:t>
            </w:r>
          </w:p>
        </w:tc>
        <w:tc>
          <w:tcPr>
            <w:tcW w:w="405" w:type="pct"/>
            <w:vAlign w:val="center"/>
          </w:tcPr>
          <w:p w14:paraId="0E7FD01D"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0.001</w:t>
            </w:r>
          </w:p>
        </w:tc>
        <w:tc>
          <w:tcPr>
            <w:tcW w:w="743" w:type="pct"/>
            <w:vAlign w:val="center"/>
          </w:tcPr>
          <w:p w14:paraId="585F9D35"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1.14 (1.01-1.29)</w:t>
            </w:r>
          </w:p>
        </w:tc>
        <w:tc>
          <w:tcPr>
            <w:tcW w:w="405" w:type="pct"/>
            <w:vAlign w:val="center"/>
          </w:tcPr>
          <w:p w14:paraId="671EEEB1"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0.058</w:t>
            </w:r>
          </w:p>
        </w:tc>
        <w:tc>
          <w:tcPr>
            <w:tcW w:w="743" w:type="pct"/>
            <w:vAlign w:val="center"/>
          </w:tcPr>
          <w:p w14:paraId="28B7E07B"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1.13 (1.04-1.22)</w:t>
            </w:r>
          </w:p>
        </w:tc>
        <w:tc>
          <w:tcPr>
            <w:tcW w:w="405" w:type="pct"/>
            <w:vAlign w:val="center"/>
          </w:tcPr>
          <w:p w14:paraId="312BA2E7"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0.003</w:t>
            </w:r>
          </w:p>
        </w:tc>
      </w:tr>
      <w:tr w:rsidR="00182FA3" w:rsidRPr="00F820E4" w14:paraId="0985C6C3" w14:textId="77777777" w:rsidTr="00257613">
        <w:tc>
          <w:tcPr>
            <w:tcW w:w="1555" w:type="pct"/>
            <w:vAlign w:val="center"/>
          </w:tcPr>
          <w:p w14:paraId="37DFC649" w14:textId="77777777" w:rsidR="00182FA3" w:rsidRPr="00F820E4" w:rsidRDefault="00182FA3" w:rsidP="00EE0898">
            <w:pPr>
              <w:rPr>
                <w:rFonts w:ascii="Times New Roman" w:hAnsi="Times New Roman" w:cs="Times New Roman"/>
                <w:b/>
                <w:bCs/>
                <w:color w:val="000000"/>
                <w:sz w:val="20"/>
                <w:szCs w:val="20"/>
              </w:rPr>
            </w:pPr>
            <w:proofErr w:type="spellStart"/>
            <w:r w:rsidRPr="00F820E4">
              <w:rPr>
                <w:rFonts w:ascii="Times New Roman" w:hAnsi="Times New Roman" w:cs="Times New Roman"/>
                <w:color w:val="000000"/>
                <w:sz w:val="20"/>
                <w:szCs w:val="20"/>
              </w:rPr>
              <w:t>Tribial</w:t>
            </w:r>
            <w:proofErr w:type="spellEnd"/>
          </w:p>
        </w:tc>
        <w:tc>
          <w:tcPr>
            <w:tcW w:w="743" w:type="pct"/>
            <w:vAlign w:val="center"/>
          </w:tcPr>
          <w:p w14:paraId="1EC6B729"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1.02 (0.76-1.37)</w:t>
            </w:r>
          </w:p>
        </w:tc>
        <w:tc>
          <w:tcPr>
            <w:tcW w:w="405" w:type="pct"/>
            <w:vAlign w:val="center"/>
          </w:tcPr>
          <w:p w14:paraId="486D752A"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0.901</w:t>
            </w:r>
          </w:p>
        </w:tc>
        <w:tc>
          <w:tcPr>
            <w:tcW w:w="743" w:type="pct"/>
            <w:vAlign w:val="center"/>
          </w:tcPr>
          <w:p w14:paraId="2A349ADC"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w:t>
            </w:r>
          </w:p>
        </w:tc>
        <w:tc>
          <w:tcPr>
            <w:tcW w:w="405" w:type="pct"/>
            <w:vAlign w:val="center"/>
          </w:tcPr>
          <w:p w14:paraId="3F25B227"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w:t>
            </w:r>
          </w:p>
        </w:tc>
        <w:tc>
          <w:tcPr>
            <w:tcW w:w="743" w:type="pct"/>
            <w:vAlign w:val="center"/>
          </w:tcPr>
          <w:p w14:paraId="24305FE8"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w:t>
            </w:r>
          </w:p>
        </w:tc>
        <w:tc>
          <w:tcPr>
            <w:tcW w:w="405" w:type="pct"/>
            <w:vAlign w:val="center"/>
          </w:tcPr>
          <w:p w14:paraId="6EDC03AC"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w:t>
            </w:r>
          </w:p>
        </w:tc>
      </w:tr>
      <w:tr w:rsidR="00182FA3" w:rsidRPr="00F820E4" w14:paraId="6C7CAEF9" w14:textId="77777777" w:rsidTr="00257613">
        <w:tc>
          <w:tcPr>
            <w:tcW w:w="1555" w:type="pct"/>
            <w:vAlign w:val="center"/>
          </w:tcPr>
          <w:p w14:paraId="6C26E241" w14:textId="3DBA8272" w:rsidR="00182FA3" w:rsidRPr="00F820E4" w:rsidRDefault="006A5CC4" w:rsidP="00EE0898">
            <w:pPr>
              <w:rPr>
                <w:rFonts w:ascii="Times New Roman" w:hAnsi="Times New Roman" w:cs="Times New Roman"/>
                <w:b/>
                <w:bCs/>
                <w:color w:val="000000"/>
                <w:sz w:val="20"/>
                <w:szCs w:val="20"/>
              </w:rPr>
            </w:pPr>
            <w:r>
              <w:rPr>
                <w:rFonts w:ascii="Times New Roman" w:hAnsi="Times New Roman" w:cs="Times New Roman"/>
                <w:b/>
                <w:bCs/>
                <w:color w:val="000000"/>
                <w:sz w:val="20"/>
                <w:szCs w:val="20"/>
              </w:rPr>
              <w:t xml:space="preserve">Women </w:t>
            </w:r>
            <w:r w:rsidR="00182FA3" w:rsidRPr="00F820E4">
              <w:rPr>
                <w:rFonts w:ascii="Times New Roman" w:hAnsi="Times New Roman" w:cs="Times New Roman"/>
                <w:b/>
                <w:bCs/>
                <w:color w:val="000000"/>
                <w:sz w:val="20"/>
                <w:szCs w:val="20"/>
              </w:rPr>
              <w:t>Highest educational</w:t>
            </w:r>
            <w:r w:rsidR="00182FA3" w:rsidRPr="00F820E4">
              <w:rPr>
                <w:rFonts w:ascii="Times New Roman" w:hAnsi="Times New Roman" w:cs="Times New Roman"/>
                <w:b/>
                <w:bCs/>
                <w:color w:val="000000"/>
                <w:sz w:val="20"/>
                <w:szCs w:val="20"/>
              </w:rPr>
              <w:br/>
              <w:t>level</w:t>
            </w:r>
          </w:p>
        </w:tc>
        <w:tc>
          <w:tcPr>
            <w:tcW w:w="743" w:type="pct"/>
            <w:vAlign w:val="center"/>
          </w:tcPr>
          <w:p w14:paraId="2AC2D964" w14:textId="77777777" w:rsidR="00182FA3" w:rsidRPr="00F820E4" w:rsidRDefault="00182FA3" w:rsidP="00F820E4">
            <w:pPr>
              <w:jc w:val="both"/>
              <w:rPr>
                <w:rFonts w:ascii="Times New Roman" w:hAnsi="Times New Roman" w:cs="Times New Roman"/>
                <w:sz w:val="20"/>
                <w:szCs w:val="20"/>
              </w:rPr>
            </w:pPr>
          </w:p>
        </w:tc>
        <w:tc>
          <w:tcPr>
            <w:tcW w:w="405" w:type="pct"/>
            <w:vAlign w:val="center"/>
          </w:tcPr>
          <w:p w14:paraId="101A9BE3" w14:textId="77777777" w:rsidR="00182FA3" w:rsidRPr="00F820E4" w:rsidRDefault="00182FA3" w:rsidP="00F820E4">
            <w:pPr>
              <w:jc w:val="both"/>
              <w:rPr>
                <w:rFonts w:ascii="Times New Roman" w:hAnsi="Times New Roman" w:cs="Times New Roman"/>
                <w:sz w:val="20"/>
                <w:szCs w:val="20"/>
              </w:rPr>
            </w:pPr>
          </w:p>
        </w:tc>
        <w:tc>
          <w:tcPr>
            <w:tcW w:w="743" w:type="pct"/>
            <w:vAlign w:val="center"/>
          </w:tcPr>
          <w:p w14:paraId="67DAFCAC" w14:textId="77777777" w:rsidR="00182FA3" w:rsidRPr="00F820E4" w:rsidRDefault="00182FA3" w:rsidP="00F820E4">
            <w:pPr>
              <w:jc w:val="both"/>
              <w:rPr>
                <w:rFonts w:ascii="Times New Roman" w:hAnsi="Times New Roman" w:cs="Times New Roman"/>
                <w:sz w:val="20"/>
                <w:szCs w:val="20"/>
              </w:rPr>
            </w:pPr>
          </w:p>
        </w:tc>
        <w:tc>
          <w:tcPr>
            <w:tcW w:w="405" w:type="pct"/>
            <w:vAlign w:val="center"/>
          </w:tcPr>
          <w:p w14:paraId="571C4EF0" w14:textId="77777777" w:rsidR="00182FA3" w:rsidRPr="00F820E4" w:rsidRDefault="00182FA3" w:rsidP="00F820E4">
            <w:pPr>
              <w:jc w:val="both"/>
              <w:rPr>
                <w:rFonts w:ascii="Times New Roman" w:hAnsi="Times New Roman" w:cs="Times New Roman"/>
                <w:sz w:val="20"/>
                <w:szCs w:val="20"/>
              </w:rPr>
            </w:pPr>
          </w:p>
        </w:tc>
        <w:tc>
          <w:tcPr>
            <w:tcW w:w="743" w:type="pct"/>
            <w:vAlign w:val="center"/>
          </w:tcPr>
          <w:p w14:paraId="740D4213" w14:textId="77777777" w:rsidR="00182FA3" w:rsidRPr="00F820E4" w:rsidRDefault="00182FA3" w:rsidP="00F820E4">
            <w:pPr>
              <w:jc w:val="both"/>
              <w:rPr>
                <w:rFonts w:ascii="Times New Roman" w:hAnsi="Times New Roman" w:cs="Times New Roman"/>
                <w:sz w:val="20"/>
                <w:szCs w:val="20"/>
              </w:rPr>
            </w:pPr>
          </w:p>
        </w:tc>
        <w:tc>
          <w:tcPr>
            <w:tcW w:w="405" w:type="pct"/>
            <w:vAlign w:val="center"/>
          </w:tcPr>
          <w:p w14:paraId="3BACBA87" w14:textId="77777777" w:rsidR="00182FA3" w:rsidRPr="00F820E4" w:rsidRDefault="00182FA3" w:rsidP="00F820E4">
            <w:pPr>
              <w:jc w:val="both"/>
              <w:rPr>
                <w:rFonts w:ascii="Times New Roman" w:hAnsi="Times New Roman" w:cs="Times New Roman"/>
                <w:sz w:val="20"/>
                <w:szCs w:val="20"/>
              </w:rPr>
            </w:pPr>
          </w:p>
        </w:tc>
      </w:tr>
      <w:tr w:rsidR="00182FA3" w:rsidRPr="00F820E4" w14:paraId="5EF95D8D" w14:textId="77777777" w:rsidTr="00257613">
        <w:tc>
          <w:tcPr>
            <w:tcW w:w="1555" w:type="pct"/>
            <w:vAlign w:val="center"/>
          </w:tcPr>
          <w:p w14:paraId="06516FCF" w14:textId="77777777" w:rsidR="00182FA3" w:rsidRPr="00F820E4" w:rsidRDefault="00182FA3" w:rsidP="00F820E4">
            <w:pPr>
              <w:jc w:val="both"/>
              <w:rPr>
                <w:rFonts w:ascii="Times New Roman" w:hAnsi="Times New Roman" w:cs="Times New Roman"/>
                <w:color w:val="000000"/>
                <w:sz w:val="20"/>
                <w:szCs w:val="20"/>
              </w:rPr>
            </w:pPr>
            <w:r w:rsidRPr="00F820E4">
              <w:rPr>
                <w:rFonts w:ascii="Times New Roman" w:hAnsi="Times New Roman" w:cs="Times New Roman"/>
                <w:color w:val="000000"/>
                <w:sz w:val="20"/>
                <w:szCs w:val="20"/>
              </w:rPr>
              <w:t>No education</w:t>
            </w:r>
          </w:p>
        </w:tc>
        <w:tc>
          <w:tcPr>
            <w:tcW w:w="743" w:type="pct"/>
            <w:vAlign w:val="center"/>
          </w:tcPr>
          <w:p w14:paraId="7D3B1AA8"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w:t>
            </w:r>
          </w:p>
        </w:tc>
        <w:tc>
          <w:tcPr>
            <w:tcW w:w="405" w:type="pct"/>
            <w:vAlign w:val="center"/>
          </w:tcPr>
          <w:p w14:paraId="5F7AA3A7" w14:textId="77777777" w:rsidR="00182FA3" w:rsidRPr="00F820E4" w:rsidRDefault="00182FA3" w:rsidP="00F820E4">
            <w:pPr>
              <w:jc w:val="both"/>
              <w:rPr>
                <w:rFonts w:ascii="Times New Roman" w:hAnsi="Times New Roman" w:cs="Times New Roman"/>
                <w:sz w:val="20"/>
                <w:szCs w:val="20"/>
              </w:rPr>
            </w:pPr>
          </w:p>
        </w:tc>
        <w:tc>
          <w:tcPr>
            <w:tcW w:w="743" w:type="pct"/>
            <w:vAlign w:val="center"/>
          </w:tcPr>
          <w:p w14:paraId="7EE52AFC"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w:t>
            </w:r>
          </w:p>
        </w:tc>
        <w:tc>
          <w:tcPr>
            <w:tcW w:w="405" w:type="pct"/>
            <w:vAlign w:val="center"/>
          </w:tcPr>
          <w:p w14:paraId="38AF0646" w14:textId="77777777" w:rsidR="00182FA3" w:rsidRPr="00F820E4" w:rsidRDefault="00182FA3" w:rsidP="00F820E4">
            <w:pPr>
              <w:jc w:val="both"/>
              <w:rPr>
                <w:rFonts w:ascii="Times New Roman" w:hAnsi="Times New Roman" w:cs="Times New Roman"/>
                <w:sz w:val="20"/>
                <w:szCs w:val="20"/>
              </w:rPr>
            </w:pPr>
          </w:p>
        </w:tc>
        <w:tc>
          <w:tcPr>
            <w:tcW w:w="743" w:type="pct"/>
            <w:vAlign w:val="center"/>
          </w:tcPr>
          <w:p w14:paraId="2D9087AB"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w:t>
            </w:r>
          </w:p>
        </w:tc>
        <w:tc>
          <w:tcPr>
            <w:tcW w:w="405" w:type="pct"/>
            <w:vAlign w:val="center"/>
          </w:tcPr>
          <w:p w14:paraId="1CB1759A" w14:textId="77777777" w:rsidR="00182FA3" w:rsidRPr="00F820E4" w:rsidRDefault="00182FA3" w:rsidP="00F820E4">
            <w:pPr>
              <w:jc w:val="both"/>
              <w:rPr>
                <w:rFonts w:ascii="Times New Roman" w:hAnsi="Times New Roman" w:cs="Times New Roman"/>
                <w:sz w:val="20"/>
                <w:szCs w:val="20"/>
              </w:rPr>
            </w:pPr>
          </w:p>
        </w:tc>
      </w:tr>
      <w:tr w:rsidR="00182FA3" w:rsidRPr="00F820E4" w14:paraId="15CD9356" w14:textId="77777777" w:rsidTr="00257613">
        <w:tc>
          <w:tcPr>
            <w:tcW w:w="1555" w:type="pct"/>
            <w:vAlign w:val="center"/>
          </w:tcPr>
          <w:p w14:paraId="1F86C470" w14:textId="77777777" w:rsidR="00182FA3" w:rsidRPr="00F820E4" w:rsidRDefault="00182FA3" w:rsidP="00F820E4">
            <w:pPr>
              <w:jc w:val="both"/>
              <w:rPr>
                <w:rFonts w:ascii="Times New Roman" w:hAnsi="Times New Roman" w:cs="Times New Roman"/>
                <w:color w:val="000000"/>
                <w:sz w:val="20"/>
                <w:szCs w:val="20"/>
              </w:rPr>
            </w:pPr>
            <w:r w:rsidRPr="00F820E4">
              <w:rPr>
                <w:rFonts w:ascii="Times New Roman" w:hAnsi="Times New Roman" w:cs="Times New Roman"/>
                <w:color w:val="000000"/>
                <w:sz w:val="20"/>
                <w:szCs w:val="20"/>
              </w:rPr>
              <w:t>Primary incomplete</w:t>
            </w:r>
          </w:p>
        </w:tc>
        <w:tc>
          <w:tcPr>
            <w:tcW w:w="743" w:type="pct"/>
            <w:vAlign w:val="center"/>
          </w:tcPr>
          <w:p w14:paraId="102ACAD7" w14:textId="47B5F40C" w:rsidR="00182FA3" w:rsidRPr="00F820E4" w:rsidRDefault="00716F0F" w:rsidP="00F820E4">
            <w:pPr>
              <w:jc w:val="both"/>
              <w:rPr>
                <w:rFonts w:ascii="Times New Roman" w:hAnsi="Times New Roman" w:cs="Times New Roman"/>
                <w:sz w:val="20"/>
                <w:szCs w:val="20"/>
              </w:rPr>
            </w:pPr>
            <w:r>
              <w:rPr>
                <w:rFonts w:ascii="Times New Roman" w:hAnsi="Times New Roman" w:cs="Times New Roman"/>
                <w:sz w:val="20"/>
                <w:szCs w:val="20"/>
              </w:rPr>
              <w:t>1.20 (1.09-1.32</w:t>
            </w:r>
            <w:r w:rsidR="00182FA3" w:rsidRPr="00F820E4">
              <w:rPr>
                <w:rFonts w:ascii="Times New Roman" w:hAnsi="Times New Roman" w:cs="Times New Roman"/>
                <w:sz w:val="20"/>
                <w:szCs w:val="20"/>
              </w:rPr>
              <w:t>)</w:t>
            </w:r>
          </w:p>
        </w:tc>
        <w:tc>
          <w:tcPr>
            <w:tcW w:w="405" w:type="pct"/>
          </w:tcPr>
          <w:p w14:paraId="54B45EE4"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0.001</w:t>
            </w:r>
          </w:p>
        </w:tc>
        <w:tc>
          <w:tcPr>
            <w:tcW w:w="743" w:type="pct"/>
            <w:vAlign w:val="center"/>
          </w:tcPr>
          <w:p w14:paraId="26A920EE"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1.12 (0.97-1.29)</w:t>
            </w:r>
          </w:p>
        </w:tc>
        <w:tc>
          <w:tcPr>
            <w:tcW w:w="405" w:type="pct"/>
            <w:vAlign w:val="center"/>
          </w:tcPr>
          <w:p w14:paraId="4161049B"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0.084</w:t>
            </w:r>
          </w:p>
        </w:tc>
        <w:tc>
          <w:tcPr>
            <w:tcW w:w="743" w:type="pct"/>
            <w:vAlign w:val="center"/>
          </w:tcPr>
          <w:p w14:paraId="41FA8659"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w:t>
            </w:r>
          </w:p>
        </w:tc>
        <w:tc>
          <w:tcPr>
            <w:tcW w:w="405" w:type="pct"/>
            <w:vAlign w:val="center"/>
          </w:tcPr>
          <w:p w14:paraId="4300EE95"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w:t>
            </w:r>
          </w:p>
        </w:tc>
      </w:tr>
      <w:tr w:rsidR="00182FA3" w:rsidRPr="00F820E4" w14:paraId="0F60DC6E" w14:textId="77777777" w:rsidTr="00257613">
        <w:tc>
          <w:tcPr>
            <w:tcW w:w="1555" w:type="pct"/>
            <w:vAlign w:val="center"/>
          </w:tcPr>
          <w:p w14:paraId="0A9A0F7B" w14:textId="77777777" w:rsidR="00182FA3" w:rsidRPr="00F820E4" w:rsidRDefault="00182FA3" w:rsidP="00F820E4">
            <w:pPr>
              <w:jc w:val="both"/>
              <w:rPr>
                <w:rFonts w:ascii="Times New Roman" w:hAnsi="Times New Roman" w:cs="Times New Roman"/>
                <w:b/>
                <w:bCs/>
                <w:sz w:val="20"/>
                <w:szCs w:val="20"/>
              </w:rPr>
            </w:pPr>
            <w:r w:rsidRPr="00F820E4">
              <w:rPr>
                <w:rFonts w:ascii="Times New Roman" w:hAnsi="Times New Roman" w:cs="Times New Roman"/>
                <w:color w:val="000000"/>
                <w:sz w:val="20"/>
                <w:szCs w:val="20"/>
              </w:rPr>
              <w:t>Primary complete</w:t>
            </w:r>
          </w:p>
        </w:tc>
        <w:tc>
          <w:tcPr>
            <w:tcW w:w="743" w:type="pct"/>
            <w:vAlign w:val="center"/>
          </w:tcPr>
          <w:p w14:paraId="53508EDD"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1.42 (1.30-1.55)</w:t>
            </w:r>
          </w:p>
        </w:tc>
        <w:tc>
          <w:tcPr>
            <w:tcW w:w="405" w:type="pct"/>
          </w:tcPr>
          <w:p w14:paraId="5485A26E"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0.001</w:t>
            </w:r>
          </w:p>
        </w:tc>
        <w:tc>
          <w:tcPr>
            <w:tcW w:w="743" w:type="pct"/>
            <w:vAlign w:val="center"/>
          </w:tcPr>
          <w:p w14:paraId="25B53040"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1.48 (1.28-1.71)</w:t>
            </w:r>
          </w:p>
        </w:tc>
        <w:tc>
          <w:tcPr>
            <w:tcW w:w="405" w:type="pct"/>
            <w:vAlign w:val="center"/>
          </w:tcPr>
          <w:p w14:paraId="3308DC5F"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0.000</w:t>
            </w:r>
          </w:p>
        </w:tc>
        <w:tc>
          <w:tcPr>
            <w:tcW w:w="743" w:type="pct"/>
            <w:vAlign w:val="center"/>
          </w:tcPr>
          <w:p w14:paraId="75FAE92C"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1.12 (0.99-1.26)</w:t>
            </w:r>
          </w:p>
        </w:tc>
        <w:tc>
          <w:tcPr>
            <w:tcW w:w="405" w:type="pct"/>
            <w:vAlign w:val="center"/>
          </w:tcPr>
          <w:p w14:paraId="35D033D2"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0.059</w:t>
            </w:r>
          </w:p>
        </w:tc>
      </w:tr>
      <w:tr w:rsidR="00182FA3" w:rsidRPr="00F820E4" w14:paraId="711BD787" w14:textId="77777777" w:rsidTr="00257613">
        <w:tc>
          <w:tcPr>
            <w:tcW w:w="1555" w:type="pct"/>
            <w:vAlign w:val="center"/>
          </w:tcPr>
          <w:p w14:paraId="11F512F9"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color w:val="000000"/>
                <w:sz w:val="20"/>
                <w:szCs w:val="20"/>
              </w:rPr>
              <w:t>Secondary incomplete</w:t>
            </w:r>
          </w:p>
        </w:tc>
        <w:tc>
          <w:tcPr>
            <w:tcW w:w="743" w:type="pct"/>
            <w:vAlign w:val="center"/>
          </w:tcPr>
          <w:p w14:paraId="01E597FA" w14:textId="5E74B949" w:rsidR="00182FA3" w:rsidRPr="00F820E4" w:rsidRDefault="00622315" w:rsidP="00F820E4">
            <w:pPr>
              <w:jc w:val="both"/>
              <w:rPr>
                <w:rFonts w:ascii="Times New Roman" w:hAnsi="Times New Roman" w:cs="Times New Roman"/>
                <w:sz w:val="20"/>
                <w:szCs w:val="20"/>
              </w:rPr>
            </w:pPr>
            <w:r>
              <w:rPr>
                <w:rFonts w:ascii="Times New Roman" w:hAnsi="Times New Roman" w:cs="Times New Roman"/>
                <w:sz w:val="20"/>
                <w:szCs w:val="20"/>
              </w:rPr>
              <w:t>1.83</w:t>
            </w:r>
            <w:r w:rsidR="00182FA3" w:rsidRPr="00F820E4">
              <w:rPr>
                <w:rFonts w:ascii="Times New Roman" w:hAnsi="Times New Roman" w:cs="Times New Roman"/>
                <w:sz w:val="20"/>
                <w:szCs w:val="20"/>
              </w:rPr>
              <w:t xml:space="preserve"> (1.68-2.00)</w:t>
            </w:r>
          </w:p>
        </w:tc>
        <w:tc>
          <w:tcPr>
            <w:tcW w:w="405" w:type="pct"/>
          </w:tcPr>
          <w:p w14:paraId="60040A2A"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0.001</w:t>
            </w:r>
          </w:p>
        </w:tc>
        <w:tc>
          <w:tcPr>
            <w:tcW w:w="743" w:type="pct"/>
            <w:vAlign w:val="center"/>
          </w:tcPr>
          <w:p w14:paraId="1606DDE1"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2.44 (2.13-2.79)</w:t>
            </w:r>
          </w:p>
        </w:tc>
        <w:tc>
          <w:tcPr>
            <w:tcW w:w="405" w:type="pct"/>
            <w:vAlign w:val="center"/>
          </w:tcPr>
          <w:p w14:paraId="207ACB72"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0.000</w:t>
            </w:r>
          </w:p>
        </w:tc>
        <w:tc>
          <w:tcPr>
            <w:tcW w:w="743" w:type="pct"/>
            <w:vAlign w:val="center"/>
          </w:tcPr>
          <w:p w14:paraId="21DB8B90"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1.77 (1.58-1.99)</w:t>
            </w:r>
          </w:p>
        </w:tc>
        <w:tc>
          <w:tcPr>
            <w:tcW w:w="405" w:type="pct"/>
            <w:vAlign w:val="center"/>
          </w:tcPr>
          <w:p w14:paraId="7E85E129"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0.000</w:t>
            </w:r>
          </w:p>
        </w:tc>
      </w:tr>
      <w:tr w:rsidR="00182FA3" w:rsidRPr="00F820E4" w14:paraId="5F1396A7" w14:textId="77777777" w:rsidTr="00257613">
        <w:tc>
          <w:tcPr>
            <w:tcW w:w="1555" w:type="pct"/>
            <w:vAlign w:val="center"/>
          </w:tcPr>
          <w:p w14:paraId="54285D23"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color w:val="000000"/>
                <w:sz w:val="20"/>
                <w:szCs w:val="20"/>
              </w:rPr>
              <w:lastRenderedPageBreak/>
              <w:t>Secondary completed or Higher</w:t>
            </w:r>
          </w:p>
        </w:tc>
        <w:tc>
          <w:tcPr>
            <w:tcW w:w="743" w:type="pct"/>
            <w:vAlign w:val="center"/>
          </w:tcPr>
          <w:p w14:paraId="2B89F4BD" w14:textId="1111D52D" w:rsidR="00182FA3" w:rsidRPr="00F820E4" w:rsidRDefault="00622315" w:rsidP="00F820E4">
            <w:pPr>
              <w:jc w:val="both"/>
              <w:rPr>
                <w:rFonts w:ascii="Times New Roman" w:hAnsi="Times New Roman" w:cs="Times New Roman"/>
                <w:sz w:val="20"/>
                <w:szCs w:val="20"/>
              </w:rPr>
            </w:pPr>
            <w:r>
              <w:rPr>
                <w:rFonts w:ascii="Times New Roman" w:hAnsi="Times New Roman" w:cs="Times New Roman"/>
                <w:sz w:val="20"/>
                <w:szCs w:val="20"/>
              </w:rPr>
              <w:t>2.58 (2.28-2.92</w:t>
            </w:r>
            <w:r w:rsidR="00182FA3" w:rsidRPr="00F820E4">
              <w:rPr>
                <w:rFonts w:ascii="Times New Roman" w:hAnsi="Times New Roman" w:cs="Times New Roman"/>
                <w:sz w:val="20"/>
                <w:szCs w:val="20"/>
              </w:rPr>
              <w:t>)</w:t>
            </w:r>
          </w:p>
        </w:tc>
        <w:tc>
          <w:tcPr>
            <w:tcW w:w="405" w:type="pct"/>
          </w:tcPr>
          <w:p w14:paraId="667EB526"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0.001</w:t>
            </w:r>
          </w:p>
        </w:tc>
        <w:tc>
          <w:tcPr>
            <w:tcW w:w="743" w:type="pct"/>
            <w:vAlign w:val="center"/>
          </w:tcPr>
          <w:p w14:paraId="25F85F61"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5.30 (4.41-6.37)</w:t>
            </w:r>
          </w:p>
        </w:tc>
        <w:tc>
          <w:tcPr>
            <w:tcW w:w="405" w:type="pct"/>
            <w:vAlign w:val="center"/>
          </w:tcPr>
          <w:p w14:paraId="446FC748"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0.000</w:t>
            </w:r>
          </w:p>
        </w:tc>
        <w:tc>
          <w:tcPr>
            <w:tcW w:w="743" w:type="pct"/>
            <w:vAlign w:val="center"/>
          </w:tcPr>
          <w:p w14:paraId="0F3CF418"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4.03 (3.50-4.64)</w:t>
            </w:r>
          </w:p>
        </w:tc>
        <w:tc>
          <w:tcPr>
            <w:tcW w:w="405" w:type="pct"/>
            <w:vAlign w:val="center"/>
          </w:tcPr>
          <w:p w14:paraId="306CF584"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0.000</w:t>
            </w:r>
          </w:p>
        </w:tc>
      </w:tr>
      <w:tr w:rsidR="00182FA3" w:rsidRPr="00F820E4" w14:paraId="60AA4808" w14:textId="77777777" w:rsidTr="00257613">
        <w:tc>
          <w:tcPr>
            <w:tcW w:w="1555" w:type="pct"/>
            <w:vAlign w:val="center"/>
          </w:tcPr>
          <w:p w14:paraId="5C3EF4C7"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b/>
                <w:bCs/>
                <w:color w:val="000000"/>
                <w:sz w:val="20"/>
                <w:szCs w:val="20"/>
              </w:rPr>
              <w:t>Religion</w:t>
            </w:r>
          </w:p>
        </w:tc>
        <w:tc>
          <w:tcPr>
            <w:tcW w:w="743" w:type="pct"/>
            <w:vAlign w:val="center"/>
          </w:tcPr>
          <w:p w14:paraId="76416E1A" w14:textId="77777777" w:rsidR="00182FA3" w:rsidRPr="00F820E4" w:rsidRDefault="00182FA3" w:rsidP="00F820E4">
            <w:pPr>
              <w:jc w:val="both"/>
              <w:rPr>
                <w:rFonts w:ascii="Times New Roman" w:hAnsi="Times New Roman" w:cs="Times New Roman"/>
                <w:sz w:val="20"/>
                <w:szCs w:val="20"/>
              </w:rPr>
            </w:pPr>
          </w:p>
        </w:tc>
        <w:tc>
          <w:tcPr>
            <w:tcW w:w="405" w:type="pct"/>
            <w:vAlign w:val="center"/>
          </w:tcPr>
          <w:p w14:paraId="4729C64B" w14:textId="77777777" w:rsidR="00182FA3" w:rsidRPr="00F820E4" w:rsidRDefault="00182FA3" w:rsidP="00F820E4">
            <w:pPr>
              <w:jc w:val="both"/>
              <w:rPr>
                <w:rFonts w:ascii="Times New Roman" w:hAnsi="Times New Roman" w:cs="Times New Roman"/>
                <w:sz w:val="20"/>
                <w:szCs w:val="20"/>
              </w:rPr>
            </w:pPr>
          </w:p>
        </w:tc>
        <w:tc>
          <w:tcPr>
            <w:tcW w:w="743" w:type="pct"/>
            <w:vAlign w:val="center"/>
          </w:tcPr>
          <w:p w14:paraId="28A905FC" w14:textId="77777777" w:rsidR="00182FA3" w:rsidRPr="00F820E4" w:rsidRDefault="00182FA3" w:rsidP="00F820E4">
            <w:pPr>
              <w:jc w:val="both"/>
              <w:rPr>
                <w:rFonts w:ascii="Times New Roman" w:hAnsi="Times New Roman" w:cs="Times New Roman"/>
                <w:sz w:val="20"/>
                <w:szCs w:val="20"/>
              </w:rPr>
            </w:pPr>
          </w:p>
        </w:tc>
        <w:tc>
          <w:tcPr>
            <w:tcW w:w="405" w:type="pct"/>
            <w:vAlign w:val="center"/>
          </w:tcPr>
          <w:p w14:paraId="77576D1C" w14:textId="77777777" w:rsidR="00182FA3" w:rsidRPr="00F820E4" w:rsidRDefault="00182FA3" w:rsidP="00F820E4">
            <w:pPr>
              <w:jc w:val="both"/>
              <w:rPr>
                <w:rFonts w:ascii="Times New Roman" w:hAnsi="Times New Roman" w:cs="Times New Roman"/>
                <w:sz w:val="20"/>
                <w:szCs w:val="20"/>
              </w:rPr>
            </w:pPr>
          </w:p>
        </w:tc>
        <w:tc>
          <w:tcPr>
            <w:tcW w:w="743" w:type="pct"/>
            <w:vAlign w:val="center"/>
          </w:tcPr>
          <w:p w14:paraId="7001BFD5" w14:textId="77777777" w:rsidR="00182FA3" w:rsidRPr="00F820E4" w:rsidRDefault="00182FA3" w:rsidP="00F820E4">
            <w:pPr>
              <w:jc w:val="both"/>
              <w:rPr>
                <w:rFonts w:ascii="Times New Roman" w:hAnsi="Times New Roman" w:cs="Times New Roman"/>
                <w:sz w:val="20"/>
                <w:szCs w:val="20"/>
              </w:rPr>
            </w:pPr>
          </w:p>
        </w:tc>
        <w:tc>
          <w:tcPr>
            <w:tcW w:w="405" w:type="pct"/>
            <w:vAlign w:val="center"/>
          </w:tcPr>
          <w:p w14:paraId="0E29478B" w14:textId="77777777" w:rsidR="00182FA3" w:rsidRPr="00F820E4" w:rsidRDefault="00182FA3" w:rsidP="00F820E4">
            <w:pPr>
              <w:jc w:val="both"/>
              <w:rPr>
                <w:rFonts w:ascii="Times New Roman" w:hAnsi="Times New Roman" w:cs="Times New Roman"/>
                <w:sz w:val="20"/>
                <w:szCs w:val="20"/>
              </w:rPr>
            </w:pPr>
          </w:p>
        </w:tc>
      </w:tr>
      <w:tr w:rsidR="00182FA3" w:rsidRPr="00F820E4" w14:paraId="470649BE" w14:textId="77777777" w:rsidTr="00257613">
        <w:tc>
          <w:tcPr>
            <w:tcW w:w="1555" w:type="pct"/>
            <w:vAlign w:val="center"/>
          </w:tcPr>
          <w:p w14:paraId="7F9A3F02"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color w:val="000000"/>
                <w:sz w:val="20"/>
                <w:szCs w:val="20"/>
              </w:rPr>
              <w:t>Islam</w:t>
            </w:r>
          </w:p>
        </w:tc>
        <w:tc>
          <w:tcPr>
            <w:tcW w:w="743" w:type="pct"/>
            <w:vAlign w:val="center"/>
          </w:tcPr>
          <w:p w14:paraId="5B702357"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w:t>
            </w:r>
          </w:p>
        </w:tc>
        <w:tc>
          <w:tcPr>
            <w:tcW w:w="405" w:type="pct"/>
            <w:vAlign w:val="center"/>
          </w:tcPr>
          <w:p w14:paraId="7808A4EE" w14:textId="77777777" w:rsidR="00182FA3" w:rsidRPr="00F820E4" w:rsidRDefault="00182FA3" w:rsidP="00F820E4">
            <w:pPr>
              <w:jc w:val="both"/>
              <w:rPr>
                <w:rFonts w:ascii="Times New Roman" w:hAnsi="Times New Roman" w:cs="Times New Roman"/>
                <w:sz w:val="20"/>
                <w:szCs w:val="20"/>
              </w:rPr>
            </w:pPr>
          </w:p>
        </w:tc>
        <w:tc>
          <w:tcPr>
            <w:tcW w:w="743" w:type="pct"/>
            <w:vAlign w:val="center"/>
          </w:tcPr>
          <w:p w14:paraId="7EAC46FA"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w:t>
            </w:r>
          </w:p>
        </w:tc>
        <w:tc>
          <w:tcPr>
            <w:tcW w:w="405" w:type="pct"/>
            <w:vAlign w:val="center"/>
          </w:tcPr>
          <w:p w14:paraId="322BE33A" w14:textId="77777777" w:rsidR="00182FA3" w:rsidRPr="00F820E4" w:rsidRDefault="00182FA3" w:rsidP="00F820E4">
            <w:pPr>
              <w:jc w:val="both"/>
              <w:rPr>
                <w:rFonts w:ascii="Times New Roman" w:hAnsi="Times New Roman" w:cs="Times New Roman"/>
                <w:sz w:val="20"/>
                <w:szCs w:val="20"/>
              </w:rPr>
            </w:pPr>
          </w:p>
        </w:tc>
        <w:tc>
          <w:tcPr>
            <w:tcW w:w="743" w:type="pct"/>
            <w:vAlign w:val="center"/>
          </w:tcPr>
          <w:p w14:paraId="58B8EC07"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w:t>
            </w:r>
          </w:p>
        </w:tc>
        <w:tc>
          <w:tcPr>
            <w:tcW w:w="405" w:type="pct"/>
            <w:vAlign w:val="center"/>
          </w:tcPr>
          <w:p w14:paraId="4943BF14" w14:textId="77777777" w:rsidR="00182FA3" w:rsidRPr="00F820E4" w:rsidRDefault="00182FA3" w:rsidP="00F820E4">
            <w:pPr>
              <w:jc w:val="both"/>
              <w:rPr>
                <w:rFonts w:ascii="Times New Roman" w:hAnsi="Times New Roman" w:cs="Times New Roman"/>
                <w:sz w:val="20"/>
                <w:szCs w:val="20"/>
              </w:rPr>
            </w:pPr>
          </w:p>
        </w:tc>
      </w:tr>
      <w:tr w:rsidR="00182FA3" w:rsidRPr="00F820E4" w14:paraId="41EA3B21" w14:textId="77777777" w:rsidTr="00257613">
        <w:tc>
          <w:tcPr>
            <w:tcW w:w="1555" w:type="pct"/>
            <w:vAlign w:val="center"/>
          </w:tcPr>
          <w:p w14:paraId="5747D1F1"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color w:val="000000"/>
                <w:sz w:val="20"/>
                <w:szCs w:val="20"/>
              </w:rPr>
              <w:t>Others</w:t>
            </w:r>
          </w:p>
        </w:tc>
        <w:tc>
          <w:tcPr>
            <w:tcW w:w="743" w:type="pct"/>
            <w:vAlign w:val="center"/>
          </w:tcPr>
          <w:p w14:paraId="794DF52C"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1.07 (0.97-1.18)</w:t>
            </w:r>
          </w:p>
        </w:tc>
        <w:tc>
          <w:tcPr>
            <w:tcW w:w="405" w:type="pct"/>
            <w:vAlign w:val="center"/>
          </w:tcPr>
          <w:p w14:paraId="3EC38508"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0.199</w:t>
            </w:r>
          </w:p>
        </w:tc>
        <w:tc>
          <w:tcPr>
            <w:tcW w:w="743" w:type="pct"/>
            <w:vAlign w:val="center"/>
          </w:tcPr>
          <w:p w14:paraId="6DD35B0C"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1.02 (0.90-1.18)</w:t>
            </w:r>
          </w:p>
        </w:tc>
        <w:tc>
          <w:tcPr>
            <w:tcW w:w="405" w:type="pct"/>
            <w:vAlign w:val="center"/>
          </w:tcPr>
          <w:p w14:paraId="6058BEB6"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0.743</w:t>
            </w:r>
          </w:p>
        </w:tc>
        <w:tc>
          <w:tcPr>
            <w:tcW w:w="743" w:type="pct"/>
            <w:vAlign w:val="center"/>
          </w:tcPr>
          <w:p w14:paraId="479946ED"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1.01 (0.89-1.13)</w:t>
            </w:r>
          </w:p>
        </w:tc>
        <w:tc>
          <w:tcPr>
            <w:tcW w:w="405" w:type="pct"/>
            <w:vAlign w:val="center"/>
          </w:tcPr>
          <w:p w14:paraId="5E42C0C5"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0.904</w:t>
            </w:r>
          </w:p>
        </w:tc>
      </w:tr>
      <w:tr w:rsidR="00182FA3" w:rsidRPr="00F820E4" w14:paraId="26346607" w14:textId="77777777" w:rsidTr="00257613">
        <w:tc>
          <w:tcPr>
            <w:tcW w:w="1555" w:type="pct"/>
            <w:vAlign w:val="center"/>
          </w:tcPr>
          <w:p w14:paraId="51EB3A9A"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b/>
                <w:bCs/>
                <w:color w:val="000000"/>
                <w:sz w:val="20"/>
                <w:szCs w:val="20"/>
              </w:rPr>
              <w:t>Accessibility to mass</w:t>
            </w:r>
            <w:r w:rsidRPr="00F820E4">
              <w:rPr>
                <w:rFonts w:ascii="Times New Roman" w:hAnsi="Times New Roman" w:cs="Times New Roman"/>
                <w:b/>
                <w:bCs/>
                <w:color w:val="000000"/>
                <w:sz w:val="20"/>
                <w:szCs w:val="20"/>
              </w:rPr>
              <w:br/>
              <w:t>media</w:t>
            </w:r>
          </w:p>
        </w:tc>
        <w:tc>
          <w:tcPr>
            <w:tcW w:w="743" w:type="pct"/>
            <w:vAlign w:val="center"/>
          </w:tcPr>
          <w:p w14:paraId="48340913" w14:textId="77777777" w:rsidR="00182FA3" w:rsidRPr="00F820E4" w:rsidRDefault="00182FA3" w:rsidP="00F820E4">
            <w:pPr>
              <w:jc w:val="both"/>
              <w:rPr>
                <w:rFonts w:ascii="Times New Roman" w:hAnsi="Times New Roman" w:cs="Times New Roman"/>
                <w:sz w:val="20"/>
                <w:szCs w:val="20"/>
              </w:rPr>
            </w:pPr>
          </w:p>
        </w:tc>
        <w:tc>
          <w:tcPr>
            <w:tcW w:w="405" w:type="pct"/>
            <w:vAlign w:val="center"/>
          </w:tcPr>
          <w:p w14:paraId="0F4D03A9" w14:textId="77777777" w:rsidR="00182FA3" w:rsidRPr="00F820E4" w:rsidRDefault="00182FA3" w:rsidP="00F820E4">
            <w:pPr>
              <w:jc w:val="both"/>
              <w:rPr>
                <w:rFonts w:ascii="Times New Roman" w:hAnsi="Times New Roman" w:cs="Times New Roman"/>
                <w:sz w:val="20"/>
                <w:szCs w:val="20"/>
              </w:rPr>
            </w:pPr>
          </w:p>
        </w:tc>
        <w:tc>
          <w:tcPr>
            <w:tcW w:w="743" w:type="pct"/>
            <w:vAlign w:val="center"/>
          </w:tcPr>
          <w:p w14:paraId="18921123" w14:textId="77777777" w:rsidR="00182FA3" w:rsidRPr="00F820E4" w:rsidRDefault="00182FA3" w:rsidP="00F820E4">
            <w:pPr>
              <w:jc w:val="both"/>
              <w:rPr>
                <w:rFonts w:ascii="Times New Roman" w:hAnsi="Times New Roman" w:cs="Times New Roman"/>
                <w:sz w:val="20"/>
                <w:szCs w:val="20"/>
              </w:rPr>
            </w:pPr>
          </w:p>
        </w:tc>
        <w:tc>
          <w:tcPr>
            <w:tcW w:w="405" w:type="pct"/>
            <w:vAlign w:val="center"/>
          </w:tcPr>
          <w:p w14:paraId="36A81BAB" w14:textId="77777777" w:rsidR="00182FA3" w:rsidRPr="00F820E4" w:rsidRDefault="00182FA3" w:rsidP="00F820E4">
            <w:pPr>
              <w:jc w:val="both"/>
              <w:rPr>
                <w:rFonts w:ascii="Times New Roman" w:hAnsi="Times New Roman" w:cs="Times New Roman"/>
                <w:sz w:val="20"/>
                <w:szCs w:val="20"/>
              </w:rPr>
            </w:pPr>
          </w:p>
        </w:tc>
        <w:tc>
          <w:tcPr>
            <w:tcW w:w="743" w:type="pct"/>
            <w:vAlign w:val="center"/>
          </w:tcPr>
          <w:p w14:paraId="6A3A528C" w14:textId="77777777" w:rsidR="00182FA3" w:rsidRPr="00F820E4" w:rsidRDefault="00182FA3" w:rsidP="00F820E4">
            <w:pPr>
              <w:jc w:val="both"/>
              <w:rPr>
                <w:rFonts w:ascii="Times New Roman" w:hAnsi="Times New Roman" w:cs="Times New Roman"/>
                <w:sz w:val="20"/>
                <w:szCs w:val="20"/>
              </w:rPr>
            </w:pPr>
          </w:p>
        </w:tc>
        <w:tc>
          <w:tcPr>
            <w:tcW w:w="405" w:type="pct"/>
            <w:vAlign w:val="center"/>
          </w:tcPr>
          <w:p w14:paraId="5A7DC67C" w14:textId="77777777" w:rsidR="00182FA3" w:rsidRPr="00F820E4" w:rsidRDefault="00182FA3" w:rsidP="00F820E4">
            <w:pPr>
              <w:jc w:val="both"/>
              <w:rPr>
                <w:rFonts w:ascii="Times New Roman" w:hAnsi="Times New Roman" w:cs="Times New Roman"/>
                <w:sz w:val="20"/>
                <w:szCs w:val="20"/>
              </w:rPr>
            </w:pPr>
          </w:p>
        </w:tc>
      </w:tr>
      <w:tr w:rsidR="00182FA3" w:rsidRPr="00F820E4" w14:paraId="078C1A65" w14:textId="77777777" w:rsidTr="00257613">
        <w:tc>
          <w:tcPr>
            <w:tcW w:w="1555" w:type="pct"/>
            <w:vAlign w:val="center"/>
          </w:tcPr>
          <w:p w14:paraId="433AF25C" w14:textId="77777777" w:rsidR="00182FA3" w:rsidRPr="00F820E4" w:rsidRDefault="00182FA3" w:rsidP="00F820E4">
            <w:pPr>
              <w:jc w:val="both"/>
              <w:rPr>
                <w:rFonts w:ascii="Times New Roman" w:hAnsi="Times New Roman" w:cs="Times New Roman"/>
                <w:b/>
                <w:bCs/>
                <w:sz w:val="20"/>
                <w:szCs w:val="20"/>
              </w:rPr>
            </w:pPr>
            <w:r w:rsidRPr="00F820E4">
              <w:rPr>
                <w:rFonts w:ascii="Times New Roman" w:hAnsi="Times New Roman" w:cs="Times New Roman"/>
                <w:color w:val="000000"/>
                <w:sz w:val="20"/>
                <w:szCs w:val="20"/>
              </w:rPr>
              <w:t>Do not have mass</w:t>
            </w:r>
            <w:r w:rsidRPr="00F820E4">
              <w:rPr>
                <w:rFonts w:ascii="Times New Roman" w:hAnsi="Times New Roman" w:cs="Times New Roman"/>
                <w:color w:val="000000"/>
                <w:sz w:val="20"/>
                <w:szCs w:val="20"/>
              </w:rPr>
              <w:br/>
              <w:t>media access</w:t>
            </w:r>
          </w:p>
        </w:tc>
        <w:tc>
          <w:tcPr>
            <w:tcW w:w="743" w:type="pct"/>
            <w:vAlign w:val="center"/>
          </w:tcPr>
          <w:p w14:paraId="477088C4"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w:t>
            </w:r>
          </w:p>
        </w:tc>
        <w:tc>
          <w:tcPr>
            <w:tcW w:w="405" w:type="pct"/>
            <w:vAlign w:val="center"/>
          </w:tcPr>
          <w:p w14:paraId="433B9CC5"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w:t>
            </w:r>
          </w:p>
        </w:tc>
        <w:tc>
          <w:tcPr>
            <w:tcW w:w="743" w:type="pct"/>
            <w:vAlign w:val="center"/>
          </w:tcPr>
          <w:p w14:paraId="60FA1C0A"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w:t>
            </w:r>
          </w:p>
        </w:tc>
        <w:tc>
          <w:tcPr>
            <w:tcW w:w="405" w:type="pct"/>
            <w:vAlign w:val="center"/>
          </w:tcPr>
          <w:p w14:paraId="761289BD" w14:textId="77777777" w:rsidR="00182FA3" w:rsidRPr="00F820E4" w:rsidRDefault="00182FA3" w:rsidP="00F820E4">
            <w:pPr>
              <w:jc w:val="both"/>
              <w:rPr>
                <w:rFonts w:ascii="Times New Roman" w:hAnsi="Times New Roman" w:cs="Times New Roman"/>
                <w:sz w:val="20"/>
                <w:szCs w:val="20"/>
              </w:rPr>
            </w:pPr>
          </w:p>
        </w:tc>
        <w:tc>
          <w:tcPr>
            <w:tcW w:w="743" w:type="pct"/>
            <w:vAlign w:val="center"/>
          </w:tcPr>
          <w:p w14:paraId="403B1D42"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w:t>
            </w:r>
          </w:p>
        </w:tc>
        <w:tc>
          <w:tcPr>
            <w:tcW w:w="405" w:type="pct"/>
            <w:vAlign w:val="center"/>
          </w:tcPr>
          <w:p w14:paraId="36DE41B9" w14:textId="77777777" w:rsidR="00182FA3" w:rsidRPr="00F820E4" w:rsidRDefault="00182FA3" w:rsidP="00F820E4">
            <w:pPr>
              <w:jc w:val="both"/>
              <w:rPr>
                <w:rFonts w:ascii="Times New Roman" w:hAnsi="Times New Roman" w:cs="Times New Roman"/>
                <w:sz w:val="20"/>
                <w:szCs w:val="20"/>
              </w:rPr>
            </w:pPr>
          </w:p>
        </w:tc>
      </w:tr>
      <w:tr w:rsidR="00182FA3" w:rsidRPr="00F820E4" w14:paraId="23A450CE" w14:textId="77777777" w:rsidTr="00257613">
        <w:tc>
          <w:tcPr>
            <w:tcW w:w="1555" w:type="pct"/>
            <w:vAlign w:val="center"/>
          </w:tcPr>
          <w:p w14:paraId="24DD5369"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color w:val="000000"/>
                <w:sz w:val="20"/>
                <w:szCs w:val="20"/>
              </w:rPr>
              <w:t>Have mass media</w:t>
            </w:r>
            <w:r w:rsidRPr="00F820E4">
              <w:rPr>
                <w:rFonts w:ascii="Times New Roman" w:hAnsi="Times New Roman" w:cs="Times New Roman"/>
                <w:color w:val="000000"/>
                <w:sz w:val="20"/>
                <w:szCs w:val="20"/>
              </w:rPr>
              <w:br/>
              <w:t>access</w:t>
            </w:r>
          </w:p>
        </w:tc>
        <w:tc>
          <w:tcPr>
            <w:tcW w:w="743" w:type="pct"/>
            <w:vAlign w:val="center"/>
          </w:tcPr>
          <w:p w14:paraId="59D597E5"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w:t>
            </w:r>
          </w:p>
        </w:tc>
        <w:tc>
          <w:tcPr>
            <w:tcW w:w="405" w:type="pct"/>
            <w:vAlign w:val="center"/>
          </w:tcPr>
          <w:p w14:paraId="7231013B"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w:t>
            </w:r>
          </w:p>
        </w:tc>
        <w:tc>
          <w:tcPr>
            <w:tcW w:w="743" w:type="pct"/>
            <w:vAlign w:val="center"/>
          </w:tcPr>
          <w:p w14:paraId="5D093ADA"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1.36 (1.24-1.48)</w:t>
            </w:r>
          </w:p>
        </w:tc>
        <w:tc>
          <w:tcPr>
            <w:tcW w:w="405" w:type="pct"/>
            <w:vAlign w:val="center"/>
          </w:tcPr>
          <w:p w14:paraId="4623B84D"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0.000</w:t>
            </w:r>
          </w:p>
        </w:tc>
        <w:tc>
          <w:tcPr>
            <w:tcW w:w="743" w:type="pct"/>
            <w:vAlign w:val="center"/>
          </w:tcPr>
          <w:p w14:paraId="63624C85"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1.13 (1.05-1.21)</w:t>
            </w:r>
          </w:p>
        </w:tc>
        <w:tc>
          <w:tcPr>
            <w:tcW w:w="405" w:type="pct"/>
            <w:vAlign w:val="center"/>
          </w:tcPr>
          <w:p w14:paraId="4D1E6F65"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0.001</w:t>
            </w:r>
          </w:p>
        </w:tc>
      </w:tr>
      <w:tr w:rsidR="00182FA3" w:rsidRPr="00F820E4" w14:paraId="4F5C28B3" w14:textId="77777777" w:rsidTr="00257613">
        <w:tc>
          <w:tcPr>
            <w:tcW w:w="1555" w:type="pct"/>
            <w:vAlign w:val="center"/>
          </w:tcPr>
          <w:p w14:paraId="71BCC3E0" w14:textId="0A8DB373" w:rsidR="00182FA3" w:rsidRPr="00F820E4" w:rsidRDefault="006A5CC4" w:rsidP="00F820E4">
            <w:pPr>
              <w:jc w:val="both"/>
              <w:rPr>
                <w:rFonts w:ascii="Times New Roman" w:hAnsi="Times New Roman" w:cs="Times New Roman"/>
                <w:sz w:val="20"/>
                <w:szCs w:val="20"/>
              </w:rPr>
            </w:pPr>
            <w:r w:rsidRPr="006A5CC4">
              <w:rPr>
                <w:rFonts w:ascii="Times New Roman" w:hAnsi="Times New Roman" w:cs="Times New Roman"/>
                <w:b/>
                <w:bCs/>
                <w:color w:val="000000"/>
                <w:sz w:val="20"/>
                <w:szCs w:val="20"/>
              </w:rPr>
              <w:t>Husband/partner’s education level</w:t>
            </w:r>
          </w:p>
        </w:tc>
        <w:tc>
          <w:tcPr>
            <w:tcW w:w="743" w:type="pct"/>
            <w:vAlign w:val="center"/>
          </w:tcPr>
          <w:p w14:paraId="71B36ECB" w14:textId="77777777" w:rsidR="00182FA3" w:rsidRPr="00F820E4" w:rsidRDefault="00182FA3" w:rsidP="00F820E4">
            <w:pPr>
              <w:jc w:val="both"/>
              <w:rPr>
                <w:rFonts w:ascii="Times New Roman" w:hAnsi="Times New Roman" w:cs="Times New Roman"/>
                <w:sz w:val="20"/>
                <w:szCs w:val="20"/>
              </w:rPr>
            </w:pPr>
          </w:p>
        </w:tc>
        <w:tc>
          <w:tcPr>
            <w:tcW w:w="405" w:type="pct"/>
            <w:vAlign w:val="center"/>
          </w:tcPr>
          <w:p w14:paraId="0BAE5CDB" w14:textId="77777777" w:rsidR="00182FA3" w:rsidRPr="00F820E4" w:rsidRDefault="00182FA3" w:rsidP="00F820E4">
            <w:pPr>
              <w:jc w:val="both"/>
              <w:rPr>
                <w:rFonts w:ascii="Times New Roman" w:hAnsi="Times New Roman" w:cs="Times New Roman"/>
                <w:sz w:val="20"/>
                <w:szCs w:val="20"/>
              </w:rPr>
            </w:pPr>
          </w:p>
        </w:tc>
        <w:tc>
          <w:tcPr>
            <w:tcW w:w="743" w:type="pct"/>
            <w:vAlign w:val="center"/>
          </w:tcPr>
          <w:p w14:paraId="3B2D01D2" w14:textId="77777777" w:rsidR="00182FA3" w:rsidRPr="00F820E4" w:rsidRDefault="00182FA3" w:rsidP="00F820E4">
            <w:pPr>
              <w:jc w:val="both"/>
              <w:rPr>
                <w:rFonts w:ascii="Times New Roman" w:hAnsi="Times New Roman" w:cs="Times New Roman"/>
                <w:sz w:val="20"/>
                <w:szCs w:val="20"/>
              </w:rPr>
            </w:pPr>
          </w:p>
        </w:tc>
        <w:tc>
          <w:tcPr>
            <w:tcW w:w="405" w:type="pct"/>
            <w:vAlign w:val="center"/>
          </w:tcPr>
          <w:p w14:paraId="48AB9AF9" w14:textId="77777777" w:rsidR="00182FA3" w:rsidRPr="00F820E4" w:rsidRDefault="00182FA3" w:rsidP="00F820E4">
            <w:pPr>
              <w:jc w:val="both"/>
              <w:rPr>
                <w:rFonts w:ascii="Times New Roman" w:hAnsi="Times New Roman" w:cs="Times New Roman"/>
                <w:sz w:val="20"/>
                <w:szCs w:val="20"/>
              </w:rPr>
            </w:pPr>
          </w:p>
        </w:tc>
        <w:tc>
          <w:tcPr>
            <w:tcW w:w="743" w:type="pct"/>
            <w:vAlign w:val="center"/>
          </w:tcPr>
          <w:p w14:paraId="7A651972" w14:textId="77777777" w:rsidR="00182FA3" w:rsidRPr="00F820E4" w:rsidRDefault="00182FA3" w:rsidP="00F820E4">
            <w:pPr>
              <w:jc w:val="both"/>
              <w:rPr>
                <w:rFonts w:ascii="Times New Roman" w:hAnsi="Times New Roman" w:cs="Times New Roman"/>
                <w:sz w:val="20"/>
                <w:szCs w:val="20"/>
              </w:rPr>
            </w:pPr>
          </w:p>
        </w:tc>
        <w:tc>
          <w:tcPr>
            <w:tcW w:w="405" w:type="pct"/>
            <w:vAlign w:val="center"/>
          </w:tcPr>
          <w:p w14:paraId="138E2633" w14:textId="77777777" w:rsidR="00182FA3" w:rsidRPr="00F820E4" w:rsidRDefault="00182FA3" w:rsidP="00F820E4">
            <w:pPr>
              <w:jc w:val="both"/>
              <w:rPr>
                <w:rFonts w:ascii="Times New Roman" w:hAnsi="Times New Roman" w:cs="Times New Roman"/>
                <w:sz w:val="20"/>
                <w:szCs w:val="20"/>
              </w:rPr>
            </w:pPr>
          </w:p>
        </w:tc>
      </w:tr>
      <w:tr w:rsidR="00182FA3" w:rsidRPr="00F820E4" w14:paraId="5978D3C6" w14:textId="77777777" w:rsidTr="00257613">
        <w:tc>
          <w:tcPr>
            <w:tcW w:w="1555" w:type="pct"/>
            <w:vAlign w:val="center"/>
          </w:tcPr>
          <w:p w14:paraId="1D924162" w14:textId="77777777" w:rsidR="00182FA3" w:rsidRPr="00F820E4" w:rsidRDefault="00182FA3" w:rsidP="00F820E4">
            <w:pPr>
              <w:jc w:val="both"/>
              <w:rPr>
                <w:rFonts w:ascii="Times New Roman" w:hAnsi="Times New Roman" w:cs="Times New Roman"/>
                <w:color w:val="000000"/>
                <w:sz w:val="20"/>
                <w:szCs w:val="20"/>
              </w:rPr>
            </w:pPr>
            <w:r w:rsidRPr="00F820E4">
              <w:rPr>
                <w:rFonts w:ascii="Times New Roman" w:hAnsi="Times New Roman" w:cs="Times New Roman"/>
                <w:color w:val="000000"/>
                <w:sz w:val="20"/>
                <w:szCs w:val="20"/>
              </w:rPr>
              <w:t>No education</w:t>
            </w:r>
          </w:p>
        </w:tc>
        <w:tc>
          <w:tcPr>
            <w:tcW w:w="743" w:type="pct"/>
            <w:vAlign w:val="center"/>
          </w:tcPr>
          <w:p w14:paraId="0EE304BA"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w:t>
            </w:r>
          </w:p>
        </w:tc>
        <w:tc>
          <w:tcPr>
            <w:tcW w:w="405" w:type="pct"/>
            <w:vAlign w:val="center"/>
          </w:tcPr>
          <w:p w14:paraId="363908EC" w14:textId="77777777" w:rsidR="00182FA3" w:rsidRPr="00F820E4" w:rsidRDefault="00182FA3" w:rsidP="00F820E4">
            <w:pPr>
              <w:jc w:val="both"/>
              <w:rPr>
                <w:rFonts w:ascii="Times New Roman" w:hAnsi="Times New Roman" w:cs="Times New Roman"/>
                <w:sz w:val="20"/>
                <w:szCs w:val="20"/>
              </w:rPr>
            </w:pPr>
          </w:p>
        </w:tc>
        <w:tc>
          <w:tcPr>
            <w:tcW w:w="743" w:type="pct"/>
            <w:vAlign w:val="center"/>
          </w:tcPr>
          <w:p w14:paraId="451805CC"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w:t>
            </w:r>
          </w:p>
        </w:tc>
        <w:tc>
          <w:tcPr>
            <w:tcW w:w="405" w:type="pct"/>
            <w:vAlign w:val="center"/>
          </w:tcPr>
          <w:p w14:paraId="45A34890" w14:textId="77777777" w:rsidR="00182FA3" w:rsidRPr="00F820E4" w:rsidRDefault="00182FA3" w:rsidP="00F820E4">
            <w:pPr>
              <w:jc w:val="both"/>
              <w:rPr>
                <w:rFonts w:ascii="Times New Roman" w:hAnsi="Times New Roman" w:cs="Times New Roman"/>
                <w:sz w:val="20"/>
                <w:szCs w:val="20"/>
              </w:rPr>
            </w:pPr>
          </w:p>
        </w:tc>
        <w:tc>
          <w:tcPr>
            <w:tcW w:w="743" w:type="pct"/>
            <w:vAlign w:val="center"/>
          </w:tcPr>
          <w:p w14:paraId="242393E8"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w:t>
            </w:r>
          </w:p>
        </w:tc>
        <w:tc>
          <w:tcPr>
            <w:tcW w:w="405" w:type="pct"/>
            <w:vAlign w:val="center"/>
          </w:tcPr>
          <w:p w14:paraId="03EDEBB9" w14:textId="77777777" w:rsidR="00182FA3" w:rsidRPr="00F820E4" w:rsidRDefault="00182FA3" w:rsidP="00F820E4">
            <w:pPr>
              <w:jc w:val="both"/>
              <w:rPr>
                <w:rFonts w:ascii="Times New Roman" w:hAnsi="Times New Roman" w:cs="Times New Roman"/>
                <w:sz w:val="20"/>
                <w:szCs w:val="20"/>
              </w:rPr>
            </w:pPr>
          </w:p>
        </w:tc>
      </w:tr>
      <w:tr w:rsidR="00182FA3" w:rsidRPr="00F820E4" w14:paraId="6A32C7D9" w14:textId="77777777" w:rsidTr="00257613">
        <w:tc>
          <w:tcPr>
            <w:tcW w:w="1555" w:type="pct"/>
            <w:vAlign w:val="center"/>
          </w:tcPr>
          <w:p w14:paraId="0B613C48" w14:textId="77777777" w:rsidR="00182FA3" w:rsidRPr="00F820E4" w:rsidRDefault="00182FA3" w:rsidP="00F820E4">
            <w:pPr>
              <w:jc w:val="both"/>
              <w:rPr>
                <w:rFonts w:ascii="Times New Roman" w:hAnsi="Times New Roman" w:cs="Times New Roman"/>
                <w:b/>
                <w:bCs/>
                <w:sz w:val="20"/>
                <w:szCs w:val="20"/>
              </w:rPr>
            </w:pPr>
            <w:r w:rsidRPr="00F820E4">
              <w:rPr>
                <w:rFonts w:ascii="Times New Roman" w:hAnsi="Times New Roman" w:cs="Times New Roman"/>
                <w:color w:val="000000"/>
                <w:sz w:val="20"/>
                <w:szCs w:val="20"/>
              </w:rPr>
              <w:t>Primary</w:t>
            </w:r>
          </w:p>
        </w:tc>
        <w:tc>
          <w:tcPr>
            <w:tcW w:w="743" w:type="pct"/>
            <w:vAlign w:val="center"/>
          </w:tcPr>
          <w:p w14:paraId="2C525878"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1.02 (0.95-1.10)</w:t>
            </w:r>
          </w:p>
        </w:tc>
        <w:tc>
          <w:tcPr>
            <w:tcW w:w="405" w:type="pct"/>
            <w:vAlign w:val="center"/>
          </w:tcPr>
          <w:p w14:paraId="6E18C3EA"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0.595</w:t>
            </w:r>
          </w:p>
        </w:tc>
        <w:tc>
          <w:tcPr>
            <w:tcW w:w="743" w:type="pct"/>
            <w:vAlign w:val="center"/>
          </w:tcPr>
          <w:p w14:paraId="4720DD6C"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1.04 (0.94-1.16)</w:t>
            </w:r>
          </w:p>
        </w:tc>
        <w:tc>
          <w:tcPr>
            <w:tcW w:w="405" w:type="pct"/>
            <w:vAlign w:val="center"/>
          </w:tcPr>
          <w:p w14:paraId="52DB43FC"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0.421</w:t>
            </w:r>
          </w:p>
        </w:tc>
        <w:tc>
          <w:tcPr>
            <w:tcW w:w="743" w:type="pct"/>
            <w:vAlign w:val="center"/>
          </w:tcPr>
          <w:p w14:paraId="40CC0CE3"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1.01 (0.93-1.09)</w:t>
            </w:r>
          </w:p>
        </w:tc>
        <w:tc>
          <w:tcPr>
            <w:tcW w:w="405" w:type="pct"/>
            <w:vAlign w:val="center"/>
          </w:tcPr>
          <w:p w14:paraId="6F174158"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0.889</w:t>
            </w:r>
          </w:p>
        </w:tc>
      </w:tr>
      <w:tr w:rsidR="00182FA3" w:rsidRPr="00F820E4" w14:paraId="7BA33172" w14:textId="77777777" w:rsidTr="00257613">
        <w:tc>
          <w:tcPr>
            <w:tcW w:w="1555" w:type="pct"/>
            <w:vAlign w:val="center"/>
          </w:tcPr>
          <w:p w14:paraId="3929CBD7"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color w:val="000000"/>
                <w:sz w:val="20"/>
                <w:szCs w:val="20"/>
              </w:rPr>
              <w:t>Secondary or Higher</w:t>
            </w:r>
          </w:p>
        </w:tc>
        <w:tc>
          <w:tcPr>
            <w:tcW w:w="743" w:type="pct"/>
            <w:vAlign w:val="center"/>
          </w:tcPr>
          <w:p w14:paraId="137DC230"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1.06 (0.98-1.14)</w:t>
            </w:r>
          </w:p>
        </w:tc>
        <w:tc>
          <w:tcPr>
            <w:tcW w:w="405" w:type="pct"/>
            <w:vAlign w:val="center"/>
          </w:tcPr>
          <w:p w14:paraId="5A8F5F10"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0.156</w:t>
            </w:r>
          </w:p>
        </w:tc>
        <w:tc>
          <w:tcPr>
            <w:tcW w:w="743" w:type="pct"/>
            <w:vAlign w:val="center"/>
          </w:tcPr>
          <w:p w14:paraId="493EC86C"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1.03 (0.94-1.14)</w:t>
            </w:r>
          </w:p>
        </w:tc>
        <w:tc>
          <w:tcPr>
            <w:tcW w:w="405" w:type="pct"/>
            <w:vAlign w:val="center"/>
          </w:tcPr>
          <w:p w14:paraId="089BA863"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0.516</w:t>
            </w:r>
          </w:p>
        </w:tc>
        <w:tc>
          <w:tcPr>
            <w:tcW w:w="743" w:type="pct"/>
            <w:vAlign w:val="center"/>
          </w:tcPr>
          <w:p w14:paraId="56978693"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1.08 (0.99-1.17)</w:t>
            </w:r>
          </w:p>
        </w:tc>
        <w:tc>
          <w:tcPr>
            <w:tcW w:w="405" w:type="pct"/>
            <w:vAlign w:val="center"/>
          </w:tcPr>
          <w:p w14:paraId="0E12A07A"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0.071</w:t>
            </w:r>
          </w:p>
        </w:tc>
      </w:tr>
      <w:tr w:rsidR="00182FA3" w:rsidRPr="00F820E4" w14:paraId="28F38B73" w14:textId="77777777" w:rsidTr="00257613">
        <w:tc>
          <w:tcPr>
            <w:tcW w:w="1555" w:type="pct"/>
            <w:vAlign w:val="center"/>
          </w:tcPr>
          <w:p w14:paraId="3EACED68"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color w:val="000000"/>
                <w:sz w:val="20"/>
                <w:szCs w:val="20"/>
              </w:rPr>
              <w:t>Non-standard curriculum</w:t>
            </w:r>
          </w:p>
        </w:tc>
        <w:tc>
          <w:tcPr>
            <w:tcW w:w="743" w:type="pct"/>
            <w:vAlign w:val="center"/>
          </w:tcPr>
          <w:p w14:paraId="0B1C8687"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1.18 (0.70-2.00)</w:t>
            </w:r>
          </w:p>
        </w:tc>
        <w:tc>
          <w:tcPr>
            <w:tcW w:w="405" w:type="pct"/>
            <w:vAlign w:val="center"/>
          </w:tcPr>
          <w:p w14:paraId="6061910E"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0.526</w:t>
            </w:r>
          </w:p>
        </w:tc>
        <w:tc>
          <w:tcPr>
            <w:tcW w:w="743" w:type="pct"/>
            <w:vAlign w:val="center"/>
          </w:tcPr>
          <w:p w14:paraId="1A069FC7"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w:t>
            </w:r>
          </w:p>
        </w:tc>
        <w:tc>
          <w:tcPr>
            <w:tcW w:w="405" w:type="pct"/>
            <w:vAlign w:val="center"/>
          </w:tcPr>
          <w:p w14:paraId="0B2C5908" w14:textId="77777777" w:rsidR="00182FA3" w:rsidRPr="00F820E4" w:rsidRDefault="00182FA3" w:rsidP="00F820E4">
            <w:pPr>
              <w:jc w:val="both"/>
              <w:rPr>
                <w:rFonts w:ascii="Times New Roman" w:hAnsi="Times New Roman" w:cs="Times New Roman"/>
                <w:sz w:val="20"/>
                <w:szCs w:val="20"/>
              </w:rPr>
            </w:pPr>
          </w:p>
        </w:tc>
        <w:tc>
          <w:tcPr>
            <w:tcW w:w="743" w:type="pct"/>
            <w:vAlign w:val="center"/>
          </w:tcPr>
          <w:p w14:paraId="3F60432D"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1.21 (1.08-1.35)</w:t>
            </w:r>
          </w:p>
        </w:tc>
        <w:tc>
          <w:tcPr>
            <w:tcW w:w="405" w:type="pct"/>
            <w:vAlign w:val="center"/>
          </w:tcPr>
          <w:p w14:paraId="6AFDE2D2"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0.001</w:t>
            </w:r>
          </w:p>
        </w:tc>
      </w:tr>
      <w:tr w:rsidR="00182FA3" w:rsidRPr="00F820E4" w14:paraId="3F07F9E4" w14:textId="77777777" w:rsidTr="00257613">
        <w:tc>
          <w:tcPr>
            <w:tcW w:w="1555" w:type="pct"/>
            <w:vAlign w:val="center"/>
          </w:tcPr>
          <w:p w14:paraId="223989AE" w14:textId="77777777" w:rsidR="00182FA3" w:rsidRPr="00F820E4" w:rsidRDefault="00182FA3" w:rsidP="00F820E4">
            <w:pPr>
              <w:jc w:val="both"/>
              <w:rPr>
                <w:rFonts w:ascii="Times New Roman" w:hAnsi="Times New Roman" w:cs="Times New Roman"/>
                <w:b/>
                <w:color w:val="000000"/>
                <w:sz w:val="20"/>
                <w:szCs w:val="20"/>
              </w:rPr>
            </w:pPr>
            <w:r w:rsidRPr="00F820E4">
              <w:rPr>
                <w:rFonts w:ascii="Times New Roman" w:hAnsi="Times New Roman" w:cs="Times New Roman"/>
                <w:b/>
                <w:color w:val="000000"/>
                <w:sz w:val="20"/>
                <w:szCs w:val="20"/>
              </w:rPr>
              <w:t>Wealth Index</w:t>
            </w:r>
          </w:p>
        </w:tc>
        <w:tc>
          <w:tcPr>
            <w:tcW w:w="743" w:type="pct"/>
            <w:vAlign w:val="center"/>
          </w:tcPr>
          <w:p w14:paraId="146395F4" w14:textId="77777777" w:rsidR="00182FA3" w:rsidRPr="00F820E4" w:rsidRDefault="00182FA3" w:rsidP="00F820E4">
            <w:pPr>
              <w:jc w:val="both"/>
              <w:rPr>
                <w:rFonts w:ascii="Times New Roman" w:hAnsi="Times New Roman" w:cs="Times New Roman"/>
                <w:sz w:val="20"/>
                <w:szCs w:val="20"/>
              </w:rPr>
            </w:pPr>
          </w:p>
        </w:tc>
        <w:tc>
          <w:tcPr>
            <w:tcW w:w="405" w:type="pct"/>
            <w:vAlign w:val="center"/>
          </w:tcPr>
          <w:p w14:paraId="4B7C7EE4" w14:textId="77777777" w:rsidR="00182FA3" w:rsidRPr="00F820E4" w:rsidRDefault="00182FA3" w:rsidP="00F820E4">
            <w:pPr>
              <w:jc w:val="both"/>
              <w:rPr>
                <w:rFonts w:ascii="Times New Roman" w:hAnsi="Times New Roman" w:cs="Times New Roman"/>
                <w:sz w:val="20"/>
                <w:szCs w:val="20"/>
              </w:rPr>
            </w:pPr>
          </w:p>
        </w:tc>
        <w:tc>
          <w:tcPr>
            <w:tcW w:w="743" w:type="pct"/>
            <w:vAlign w:val="center"/>
          </w:tcPr>
          <w:p w14:paraId="021CD516" w14:textId="77777777" w:rsidR="00182FA3" w:rsidRPr="00F820E4" w:rsidRDefault="00182FA3" w:rsidP="00F820E4">
            <w:pPr>
              <w:jc w:val="both"/>
              <w:rPr>
                <w:rFonts w:ascii="Times New Roman" w:hAnsi="Times New Roman" w:cs="Times New Roman"/>
                <w:sz w:val="20"/>
                <w:szCs w:val="20"/>
              </w:rPr>
            </w:pPr>
          </w:p>
        </w:tc>
        <w:tc>
          <w:tcPr>
            <w:tcW w:w="405" w:type="pct"/>
            <w:vAlign w:val="center"/>
          </w:tcPr>
          <w:p w14:paraId="272761D2" w14:textId="77777777" w:rsidR="00182FA3" w:rsidRPr="00F820E4" w:rsidRDefault="00182FA3" w:rsidP="00F820E4">
            <w:pPr>
              <w:jc w:val="both"/>
              <w:rPr>
                <w:rFonts w:ascii="Times New Roman" w:hAnsi="Times New Roman" w:cs="Times New Roman"/>
                <w:sz w:val="20"/>
                <w:szCs w:val="20"/>
              </w:rPr>
            </w:pPr>
          </w:p>
        </w:tc>
        <w:tc>
          <w:tcPr>
            <w:tcW w:w="743" w:type="pct"/>
            <w:vAlign w:val="center"/>
          </w:tcPr>
          <w:p w14:paraId="2CE06AF1" w14:textId="77777777" w:rsidR="00182FA3" w:rsidRPr="00F820E4" w:rsidRDefault="00182FA3" w:rsidP="00F820E4">
            <w:pPr>
              <w:jc w:val="both"/>
              <w:rPr>
                <w:rFonts w:ascii="Times New Roman" w:hAnsi="Times New Roman" w:cs="Times New Roman"/>
                <w:sz w:val="20"/>
                <w:szCs w:val="20"/>
              </w:rPr>
            </w:pPr>
          </w:p>
        </w:tc>
        <w:tc>
          <w:tcPr>
            <w:tcW w:w="405" w:type="pct"/>
            <w:vAlign w:val="center"/>
          </w:tcPr>
          <w:p w14:paraId="38736C21" w14:textId="77777777" w:rsidR="00182FA3" w:rsidRPr="00F820E4" w:rsidRDefault="00182FA3" w:rsidP="00F820E4">
            <w:pPr>
              <w:jc w:val="both"/>
              <w:rPr>
                <w:rFonts w:ascii="Times New Roman" w:hAnsi="Times New Roman" w:cs="Times New Roman"/>
                <w:sz w:val="20"/>
                <w:szCs w:val="20"/>
              </w:rPr>
            </w:pPr>
          </w:p>
        </w:tc>
      </w:tr>
      <w:tr w:rsidR="00182FA3" w:rsidRPr="00F820E4" w14:paraId="09E79A82" w14:textId="77777777" w:rsidTr="00257613">
        <w:tc>
          <w:tcPr>
            <w:tcW w:w="1555" w:type="pct"/>
            <w:vAlign w:val="center"/>
          </w:tcPr>
          <w:p w14:paraId="300A79BE"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Poorest</w:t>
            </w:r>
          </w:p>
        </w:tc>
        <w:tc>
          <w:tcPr>
            <w:tcW w:w="743" w:type="pct"/>
            <w:vAlign w:val="center"/>
          </w:tcPr>
          <w:p w14:paraId="1CED46AB"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w:t>
            </w:r>
          </w:p>
        </w:tc>
        <w:tc>
          <w:tcPr>
            <w:tcW w:w="405" w:type="pct"/>
            <w:vAlign w:val="center"/>
          </w:tcPr>
          <w:p w14:paraId="55BCBD06" w14:textId="77777777" w:rsidR="00182FA3" w:rsidRPr="00F820E4" w:rsidRDefault="00182FA3" w:rsidP="00F820E4">
            <w:pPr>
              <w:jc w:val="both"/>
              <w:rPr>
                <w:rFonts w:ascii="Times New Roman" w:hAnsi="Times New Roman" w:cs="Times New Roman"/>
                <w:sz w:val="20"/>
                <w:szCs w:val="20"/>
              </w:rPr>
            </w:pPr>
          </w:p>
        </w:tc>
        <w:tc>
          <w:tcPr>
            <w:tcW w:w="743" w:type="pct"/>
            <w:vAlign w:val="center"/>
          </w:tcPr>
          <w:p w14:paraId="44AC8425"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w:t>
            </w:r>
          </w:p>
        </w:tc>
        <w:tc>
          <w:tcPr>
            <w:tcW w:w="405" w:type="pct"/>
            <w:vAlign w:val="center"/>
          </w:tcPr>
          <w:p w14:paraId="295647AD" w14:textId="77777777" w:rsidR="00182FA3" w:rsidRPr="00F820E4" w:rsidRDefault="00182FA3" w:rsidP="00F820E4">
            <w:pPr>
              <w:jc w:val="both"/>
              <w:rPr>
                <w:rFonts w:ascii="Times New Roman" w:hAnsi="Times New Roman" w:cs="Times New Roman"/>
                <w:sz w:val="20"/>
                <w:szCs w:val="20"/>
              </w:rPr>
            </w:pPr>
          </w:p>
        </w:tc>
        <w:tc>
          <w:tcPr>
            <w:tcW w:w="743" w:type="pct"/>
            <w:vAlign w:val="center"/>
          </w:tcPr>
          <w:p w14:paraId="6E086F38"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w:t>
            </w:r>
          </w:p>
        </w:tc>
        <w:tc>
          <w:tcPr>
            <w:tcW w:w="405" w:type="pct"/>
            <w:vAlign w:val="center"/>
          </w:tcPr>
          <w:p w14:paraId="549F9A19" w14:textId="77777777" w:rsidR="00182FA3" w:rsidRPr="00F820E4" w:rsidRDefault="00182FA3" w:rsidP="00F820E4">
            <w:pPr>
              <w:jc w:val="both"/>
              <w:rPr>
                <w:rFonts w:ascii="Times New Roman" w:hAnsi="Times New Roman" w:cs="Times New Roman"/>
                <w:sz w:val="20"/>
                <w:szCs w:val="20"/>
              </w:rPr>
            </w:pPr>
          </w:p>
        </w:tc>
      </w:tr>
      <w:tr w:rsidR="00182FA3" w:rsidRPr="00F820E4" w14:paraId="3166F8CC" w14:textId="77777777" w:rsidTr="00257613">
        <w:tc>
          <w:tcPr>
            <w:tcW w:w="1555" w:type="pct"/>
            <w:vAlign w:val="center"/>
          </w:tcPr>
          <w:p w14:paraId="151F3682" w14:textId="77777777" w:rsidR="00182FA3" w:rsidRPr="00F820E4" w:rsidRDefault="00182FA3" w:rsidP="00F820E4">
            <w:pPr>
              <w:jc w:val="both"/>
              <w:rPr>
                <w:rFonts w:ascii="Times New Roman" w:hAnsi="Times New Roman" w:cs="Times New Roman"/>
                <w:color w:val="000000"/>
                <w:sz w:val="20"/>
                <w:szCs w:val="20"/>
              </w:rPr>
            </w:pPr>
            <w:r w:rsidRPr="00F820E4">
              <w:rPr>
                <w:rFonts w:ascii="Times New Roman" w:hAnsi="Times New Roman" w:cs="Times New Roman"/>
                <w:color w:val="000000"/>
                <w:sz w:val="20"/>
                <w:szCs w:val="20"/>
              </w:rPr>
              <w:t>Poorer</w:t>
            </w:r>
          </w:p>
        </w:tc>
        <w:tc>
          <w:tcPr>
            <w:tcW w:w="743" w:type="pct"/>
            <w:vAlign w:val="center"/>
          </w:tcPr>
          <w:p w14:paraId="697AE56D"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1.01 (0.92-1.12)</w:t>
            </w:r>
          </w:p>
        </w:tc>
        <w:tc>
          <w:tcPr>
            <w:tcW w:w="405" w:type="pct"/>
            <w:vAlign w:val="center"/>
          </w:tcPr>
          <w:p w14:paraId="2AC07C63"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0.793</w:t>
            </w:r>
          </w:p>
        </w:tc>
        <w:tc>
          <w:tcPr>
            <w:tcW w:w="743" w:type="pct"/>
            <w:vAlign w:val="center"/>
          </w:tcPr>
          <w:p w14:paraId="3570AA1F"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1.07 (0.94-1.22)</w:t>
            </w:r>
          </w:p>
        </w:tc>
        <w:tc>
          <w:tcPr>
            <w:tcW w:w="405" w:type="pct"/>
            <w:vAlign w:val="center"/>
          </w:tcPr>
          <w:p w14:paraId="3E3B3E07"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0.295</w:t>
            </w:r>
          </w:p>
        </w:tc>
        <w:tc>
          <w:tcPr>
            <w:tcW w:w="743" w:type="pct"/>
            <w:vAlign w:val="center"/>
          </w:tcPr>
          <w:p w14:paraId="01C7796C"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1.01 (0.91-1.12)</w:t>
            </w:r>
          </w:p>
        </w:tc>
        <w:tc>
          <w:tcPr>
            <w:tcW w:w="405" w:type="pct"/>
            <w:vAlign w:val="center"/>
          </w:tcPr>
          <w:p w14:paraId="5C89E6C5"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0.902</w:t>
            </w:r>
          </w:p>
        </w:tc>
      </w:tr>
      <w:tr w:rsidR="00182FA3" w:rsidRPr="00F820E4" w14:paraId="7ACB43E5" w14:textId="77777777" w:rsidTr="00257613">
        <w:tc>
          <w:tcPr>
            <w:tcW w:w="1555" w:type="pct"/>
            <w:vAlign w:val="center"/>
          </w:tcPr>
          <w:p w14:paraId="566383CC" w14:textId="77777777" w:rsidR="00182FA3" w:rsidRPr="00F820E4" w:rsidRDefault="00182FA3" w:rsidP="00F820E4">
            <w:pPr>
              <w:jc w:val="both"/>
              <w:rPr>
                <w:rFonts w:ascii="Times New Roman" w:hAnsi="Times New Roman" w:cs="Times New Roman"/>
                <w:color w:val="000000"/>
                <w:sz w:val="20"/>
                <w:szCs w:val="20"/>
              </w:rPr>
            </w:pPr>
            <w:r w:rsidRPr="00F820E4">
              <w:rPr>
                <w:rFonts w:ascii="Times New Roman" w:hAnsi="Times New Roman" w:cs="Times New Roman"/>
                <w:color w:val="000000"/>
                <w:sz w:val="20"/>
                <w:szCs w:val="20"/>
              </w:rPr>
              <w:t>Middle</w:t>
            </w:r>
          </w:p>
        </w:tc>
        <w:tc>
          <w:tcPr>
            <w:tcW w:w="743" w:type="pct"/>
            <w:vAlign w:val="center"/>
          </w:tcPr>
          <w:p w14:paraId="42C41335"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1.12 (1.01-1.24)</w:t>
            </w:r>
          </w:p>
        </w:tc>
        <w:tc>
          <w:tcPr>
            <w:tcW w:w="405" w:type="pct"/>
            <w:vAlign w:val="center"/>
          </w:tcPr>
          <w:p w14:paraId="7721B9E2"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0.038</w:t>
            </w:r>
          </w:p>
        </w:tc>
        <w:tc>
          <w:tcPr>
            <w:tcW w:w="743" w:type="pct"/>
            <w:vAlign w:val="center"/>
          </w:tcPr>
          <w:p w14:paraId="63E506F0"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1.01 (0.87-1.15)</w:t>
            </w:r>
          </w:p>
        </w:tc>
        <w:tc>
          <w:tcPr>
            <w:tcW w:w="405" w:type="pct"/>
            <w:vAlign w:val="center"/>
          </w:tcPr>
          <w:p w14:paraId="64481E7F"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0.949</w:t>
            </w:r>
          </w:p>
        </w:tc>
        <w:tc>
          <w:tcPr>
            <w:tcW w:w="743" w:type="pct"/>
            <w:vAlign w:val="center"/>
          </w:tcPr>
          <w:p w14:paraId="3DC6CAE6"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1.10 (0.99-1.22)</w:t>
            </w:r>
          </w:p>
        </w:tc>
        <w:tc>
          <w:tcPr>
            <w:tcW w:w="405" w:type="pct"/>
            <w:vAlign w:val="center"/>
          </w:tcPr>
          <w:p w14:paraId="0E62AE74"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0.086</w:t>
            </w:r>
          </w:p>
        </w:tc>
      </w:tr>
      <w:tr w:rsidR="00182FA3" w:rsidRPr="00F820E4" w14:paraId="5D556501" w14:textId="77777777" w:rsidTr="00257613">
        <w:tc>
          <w:tcPr>
            <w:tcW w:w="1555" w:type="pct"/>
            <w:vAlign w:val="center"/>
          </w:tcPr>
          <w:p w14:paraId="62F8AB64" w14:textId="77777777" w:rsidR="00182FA3" w:rsidRPr="00F820E4" w:rsidRDefault="00182FA3" w:rsidP="00F820E4">
            <w:pPr>
              <w:jc w:val="both"/>
              <w:rPr>
                <w:rFonts w:ascii="Times New Roman" w:hAnsi="Times New Roman" w:cs="Times New Roman"/>
                <w:bCs/>
                <w:color w:val="000000"/>
                <w:sz w:val="20"/>
                <w:szCs w:val="20"/>
              </w:rPr>
            </w:pPr>
            <w:r w:rsidRPr="00F820E4">
              <w:rPr>
                <w:rFonts w:ascii="Times New Roman" w:hAnsi="Times New Roman" w:cs="Times New Roman"/>
                <w:bCs/>
                <w:color w:val="000000"/>
                <w:sz w:val="20"/>
                <w:szCs w:val="20"/>
              </w:rPr>
              <w:t>Richer</w:t>
            </w:r>
          </w:p>
        </w:tc>
        <w:tc>
          <w:tcPr>
            <w:tcW w:w="743" w:type="pct"/>
            <w:vAlign w:val="center"/>
          </w:tcPr>
          <w:p w14:paraId="78D3F743"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1.26 (1.14-1.40)</w:t>
            </w:r>
          </w:p>
        </w:tc>
        <w:tc>
          <w:tcPr>
            <w:tcW w:w="405" w:type="pct"/>
            <w:vAlign w:val="center"/>
          </w:tcPr>
          <w:p w14:paraId="76C1C0AB"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0.000</w:t>
            </w:r>
          </w:p>
        </w:tc>
        <w:tc>
          <w:tcPr>
            <w:tcW w:w="743" w:type="pct"/>
            <w:vAlign w:val="center"/>
          </w:tcPr>
          <w:p w14:paraId="02095FBA"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1.13 (0.97-1.31)</w:t>
            </w:r>
          </w:p>
        </w:tc>
        <w:tc>
          <w:tcPr>
            <w:tcW w:w="405" w:type="pct"/>
            <w:vAlign w:val="center"/>
          </w:tcPr>
          <w:p w14:paraId="3CAA22EF"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0.112</w:t>
            </w:r>
          </w:p>
        </w:tc>
        <w:tc>
          <w:tcPr>
            <w:tcW w:w="743" w:type="pct"/>
            <w:vAlign w:val="center"/>
          </w:tcPr>
          <w:p w14:paraId="660B05CA"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1.19 (1.06-1.32)</w:t>
            </w:r>
          </w:p>
        </w:tc>
        <w:tc>
          <w:tcPr>
            <w:tcW w:w="405" w:type="pct"/>
            <w:vAlign w:val="center"/>
          </w:tcPr>
          <w:p w14:paraId="4FE9F47E"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0.002</w:t>
            </w:r>
          </w:p>
        </w:tc>
      </w:tr>
      <w:tr w:rsidR="00182FA3" w:rsidRPr="00F820E4" w14:paraId="476A4FCF" w14:textId="77777777" w:rsidTr="00257613">
        <w:tc>
          <w:tcPr>
            <w:tcW w:w="1555" w:type="pct"/>
            <w:vAlign w:val="center"/>
          </w:tcPr>
          <w:p w14:paraId="3010D266" w14:textId="77777777" w:rsidR="00182FA3" w:rsidRPr="00F820E4" w:rsidRDefault="00182FA3" w:rsidP="00F820E4">
            <w:pPr>
              <w:jc w:val="both"/>
              <w:rPr>
                <w:rFonts w:ascii="Times New Roman" w:hAnsi="Times New Roman" w:cs="Times New Roman"/>
                <w:color w:val="000000"/>
                <w:sz w:val="20"/>
                <w:szCs w:val="20"/>
              </w:rPr>
            </w:pPr>
            <w:r w:rsidRPr="00F820E4">
              <w:rPr>
                <w:rFonts w:ascii="Times New Roman" w:hAnsi="Times New Roman" w:cs="Times New Roman"/>
                <w:color w:val="000000"/>
                <w:sz w:val="20"/>
                <w:szCs w:val="20"/>
              </w:rPr>
              <w:t>Richest</w:t>
            </w:r>
          </w:p>
        </w:tc>
        <w:tc>
          <w:tcPr>
            <w:tcW w:w="743" w:type="pct"/>
            <w:vAlign w:val="center"/>
          </w:tcPr>
          <w:p w14:paraId="10645046"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1.32 (1.16-1.49)</w:t>
            </w:r>
          </w:p>
        </w:tc>
        <w:tc>
          <w:tcPr>
            <w:tcW w:w="405" w:type="pct"/>
            <w:vAlign w:val="center"/>
          </w:tcPr>
          <w:p w14:paraId="73685043"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0.000</w:t>
            </w:r>
          </w:p>
        </w:tc>
        <w:tc>
          <w:tcPr>
            <w:tcW w:w="743" w:type="pct"/>
            <w:vAlign w:val="center"/>
          </w:tcPr>
          <w:p w14:paraId="03DC1B72"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1.26 (1.04-1.52)</w:t>
            </w:r>
          </w:p>
        </w:tc>
        <w:tc>
          <w:tcPr>
            <w:tcW w:w="405" w:type="pct"/>
            <w:vAlign w:val="center"/>
          </w:tcPr>
          <w:p w14:paraId="2E1596B1"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0.018</w:t>
            </w:r>
          </w:p>
        </w:tc>
        <w:tc>
          <w:tcPr>
            <w:tcW w:w="743" w:type="pct"/>
            <w:vAlign w:val="center"/>
          </w:tcPr>
          <w:p w14:paraId="0D42D993"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1.21 (1.06-1.37)</w:t>
            </w:r>
          </w:p>
        </w:tc>
        <w:tc>
          <w:tcPr>
            <w:tcW w:w="405" w:type="pct"/>
            <w:vAlign w:val="center"/>
          </w:tcPr>
          <w:p w14:paraId="58A184A3"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0.004</w:t>
            </w:r>
          </w:p>
        </w:tc>
      </w:tr>
    </w:tbl>
    <w:p w14:paraId="548495EF" w14:textId="77777777" w:rsidR="00182FA3" w:rsidRPr="00F820E4" w:rsidRDefault="00182FA3" w:rsidP="00F820E4">
      <w:pPr>
        <w:spacing w:after="0" w:line="240" w:lineRule="auto"/>
        <w:jc w:val="both"/>
        <w:rPr>
          <w:rFonts w:ascii="Times New Roman" w:hAnsi="Times New Roman" w:cs="Times New Roman"/>
          <w:sz w:val="20"/>
          <w:szCs w:val="20"/>
        </w:rPr>
      </w:pPr>
    </w:p>
    <w:p w14:paraId="7D78D494" w14:textId="77777777" w:rsidR="00182FA3" w:rsidRDefault="00182FA3" w:rsidP="00F820E4">
      <w:pPr>
        <w:spacing w:after="0" w:line="240" w:lineRule="auto"/>
        <w:jc w:val="both"/>
        <w:rPr>
          <w:rFonts w:ascii="Times New Roman" w:hAnsi="Times New Roman" w:cs="Times New Roman"/>
          <w:sz w:val="20"/>
          <w:szCs w:val="20"/>
        </w:rPr>
      </w:pPr>
    </w:p>
    <w:tbl>
      <w:tblPr>
        <w:tblStyle w:val="TableGrid"/>
        <w:tblW w:w="5000" w:type="pct"/>
        <w:tblLook w:val="04A0" w:firstRow="1" w:lastRow="0" w:firstColumn="1" w:lastColumn="0" w:noHBand="0" w:noVBand="1"/>
      </w:tblPr>
      <w:tblGrid>
        <w:gridCol w:w="4271"/>
        <w:gridCol w:w="4357"/>
        <w:gridCol w:w="4322"/>
      </w:tblGrid>
      <w:tr w:rsidR="001F69EB" w14:paraId="6BBDDDB1" w14:textId="77777777" w:rsidTr="001F69EB">
        <w:tc>
          <w:tcPr>
            <w:tcW w:w="1649" w:type="pct"/>
          </w:tcPr>
          <w:p w14:paraId="4B6A1580" w14:textId="77777777" w:rsidR="00154C2C" w:rsidRDefault="00154C2C" w:rsidP="00F56043">
            <w:pPr>
              <w:jc w:val="center"/>
              <w:rPr>
                <w:rFonts w:ascii="Times New Roman" w:hAnsi="Times New Roman" w:cs="Times New Roman"/>
                <w:bCs/>
                <w:sz w:val="24"/>
                <w:szCs w:val="24"/>
              </w:rPr>
            </w:pPr>
            <w:r w:rsidRPr="00B35CBE">
              <w:rPr>
                <w:rFonts w:ascii="Times New Roman" w:hAnsi="Times New Roman" w:cs="Times New Roman"/>
                <w:bCs/>
                <w:noProof/>
                <w:sz w:val="24"/>
                <w:szCs w:val="24"/>
              </w:rPr>
              <w:drawing>
                <wp:inline distT="0" distB="0" distL="0" distR="0" wp14:anchorId="2AD2DFB5" wp14:editId="33AD00CD">
                  <wp:extent cx="2600185" cy="1892105"/>
                  <wp:effectExtent l="0" t="0" r="0" b="0"/>
                  <wp:docPr id="1" name="Picture 1" descr="E:\ResearchProject\Jamal Sir\Shumi\200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esearchProject\Jamal Sir\Shumi\2006.ti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86310" cy="1954777"/>
                          </a:xfrm>
                          <a:prstGeom prst="rect">
                            <a:avLst/>
                          </a:prstGeom>
                          <a:noFill/>
                          <a:ln>
                            <a:noFill/>
                          </a:ln>
                        </pic:spPr>
                      </pic:pic>
                    </a:graphicData>
                  </a:graphic>
                </wp:inline>
              </w:drawing>
            </w:r>
          </w:p>
        </w:tc>
        <w:tc>
          <w:tcPr>
            <w:tcW w:w="1682" w:type="pct"/>
          </w:tcPr>
          <w:p w14:paraId="3FC7BEEB" w14:textId="77777777" w:rsidR="00154C2C" w:rsidRDefault="00154C2C" w:rsidP="00F56043">
            <w:pPr>
              <w:jc w:val="center"/>
              <w:rPr>
                <w:rFonts w:ascii="Times New Roman" w:hAnsi="Times New Roman" w:cs="Times New Roman"/>
                <w:bCs/>
                <w:sz w:val="24"/>
                <w:szCs w:val="24"/>
              </w:rPr>
            </w:pPr>
            <w:r w:rsidRPr="00887976">
              <w:rPr>
                <w:rFonts w:ascii="Times New Roman" w:hAnsi="Times New Roman" w:cs="Times New Roman"/>
                <w:bCs/>
                <w:noProof/>
                <w:sz w:val="24"/>
                <w:szCs w:val="24"/>
              </w:rPr>
              <w:drawing>
                <wp:inline distT="0" distB="0" distL="0" distR="0" wp14:anchorId="16FB6315" wp14:editId="4610C590">
                  <wp:extent cx="2600354" cy="1891665"/>
                  <wp:effectExtent l="0" t="0" r="9525" b="0"/>
                  <wp:docPr id="2" name="Picture 2" descr="E:\ResearchProject\Jamal Sir\Shumi\201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ResearchProject\Jamal Sir\Shumi\2012.t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0778" cy="1935621"/>
                          </a:xfrm>
                          <a:prstGeom prst="rect">
                            <a:avLst/>
                          </a:prstGeom>
                          <a:noFill/>
                          <a:ln>
                            <a:noFill/>
                          </a:ln>
                        </pic:spPr>
                      </pic:pic>
                    </a:graphicData>
                  </a:graphic>
                </wp:inline>
              </w:drawing>
            </w:r>
          </w:p>
        </w:tc>
        <w:tc>
          <w:tcPr>
            <w:tcW w:w="1669" w:type="pct"/>
          </w:tcPr>
          <w:p w14:paraId="6CF41B07" w14:textId="77777777" w:rsidR="00154C2C" w:rsidRDefault="00154C2C" w:rsidP="00F56043">
            <w:pPr>
              <w:jc w:val="center"/>
              <w:rPr>
                <w:rFonts w:ascii="Times New Roman" w:hAnsi="Times New Roman" w:cs="Times New Roman"/>
                <w:bCs/>
                <w:sz w:val="24"/>
                <w:szCs w:val="24"/>
              </w:rPr>
            </w:pPr>
            <w:r w:rsidRPr="007F06B5">
              <w:rPr>
                <w:rFonts w:ascii="Times New Roman" w:hAnsi="Times New Roman" w:cs="Times New Roman"/>
                <w:bCs/>
                <w:noProof/>
                <w:sz w:val="24"/>
                <w:szCs w:val="24"/>
              </w:rPr>
              <w:drawing>
                <wp:inline distT="0" distB="0" distL="0" distR="0" wp14:anchorId="4D494D68" wp14:editId="1144E6EA">
                  <wp:extent cx="2600356" cy="1891665"/>
                  <wp:effectExtent l="0" t="0" r="9525" b="0"/>
                  <wp:docPr id="3" name="Picture 3" descr="E:\ResearchProject\Jamal Sir\Shumi\2019.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esearchProject\Jamal Sir\Shumi\2019.t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77169" cy="1947544"/>
                          </a:xfrm>
                          <a:prstGeom prst="rect">
                            <a:avLst/>
                          </a:prstGeom>
                          <a:noFill/>
                          <a:ln>
                            <a:noFill/>
                          </a:ln>
                        </pic:spPr>
                      </pic:pic>
                    </a:graphicData>
                  </a:graphic>
                </wp:inline>
              </w:drawing>
            </w:r>
          </w:p>
        </w:tc>
      </w:tr>
      <w:tr w:rsidR="001F69EB" w14:paraId="504A1258" w14:textId="77777777" w:rsidTr="001F69EB">
        <w:trPr>
          <w:ins w:id="742" w:author="Microsoft account" w:date="2021-08-30T23:21:00Z"/>
        </w:trPr>
        <w:tc>
          <w:tcPr>
            <w:tcW w:w="1649" w:type="pct"/>
          </w:tcPr>
          <w:p w14:paraId="15688927" w14:textId="40FF3736" w:rsidR="004538DA" w:rsidRDefault="004538DA" w:rsidP="00F56043">
            <w:pPr>
              <w:jc w:val="center"/>
              <w:rPr>
                <w:ins w:id="743" w:author="Microsoft account" w:date="2021-08-30T23:21:00Z"/>
                <w:rFonts w:ascii="Times New Roman" w:hAnsi="Times New Roman" w:cs="Times New Roman"/>
                <w:bCs/>
                <w:sz w:val="24"/>
                <w:szCs w:val="24"/>
              </w:rPr>
            </w:pPr>
            <w:ins w:id="744" w:author="Microsoft account" w:date="2021-08-30T23:21:00Z">
              <w:r w:rsidRPr="004538DA">
                <w:rPr>
                  <w:rFonts w:ascii="Times New Roman" w:hAnsi="Times New Roman" w:cs="Times New Roman"/>
                  <w:bCs/>
                  <w:noProof/>
                  <w:sz w:val="24"/>
                  <w:szCs w:val="24"/>
                </w:rPr>
                <w:lastRenderedPageBreak/>
                <w:drawing>
                  <wp:inline distT="0" distB="0" distL="0" distR="0" wp14:anchorId="25152FC2" wp14:editId="315116FE">
                    <wp:extent cx="2607807" cy="1896087"/>
                    <wp:effectExtent l="0" t="0" r="2540" b="9525"/>
                    <wp:docPr id="26" name="Picture 26" descr="E:\ResearchProject\Jamal Sir\Shumi\2006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esearchProject\Jamal Sir\Shumi\2006s.t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9359" cy="1926299"/>
                            </a:xfrm>
                            <a:prstGeom prst="rect">
                              <a:avLst/>
                            </a:prstGeom>
                            <a:noFill/>
                            <a:ln>
                              <a:noFill/>
                            </a:ln>
                          </pic:spPr>
                        </pic:pic>
                      </a:graphicData>
                    </a:graphic>
                  </wp:inline>
                </w:drawing>
              </w:r>
            </w:ins>
          </w:p>
        </w:tc>
        <w:tc>
          <w:tcPr>
            <w:tcW w:w="1682" w:type="pct"/>
          </w:tcPr>
          <w:p w14:paraId="66624D45" w14:textId="06F2E297" w:rsidR="004538DA" w:rsidRDefault="004538DA" w:rsidP="00F56043">
            <w:pPr>
              <w:jc w:val="center"/>
              <w:rPr>
                <w:ins w:id="745" w:author="Microsoft account" w:date="2021-08-30T23:21:00Z"/>
                <w:rFonts w:ascii="Times New Roman" w:hAnsi="Times New Roman" w:cs="Times New Roman"/>
                <w:bCs/>
                <w:sz w:val="24"/>
                <w:szCs w:val="24"/>
              </w:rPr>
            </w:pPr>
            <w:ins w:id="746" w:author="Microsoft account" w:date="2021-08-30T23:21:00Z">
              <w:r w:rsidRPr="004538DA">
                <w:rPr>
                  <w:rFonts w:ascii="Times New Roman" w:hAnsi="Times New Roman" w:cs="Times New Roman"/>
                  <w:bCs/>
                  <w:noProof/>
                  <w:sz w:val="24"/>
                  <w:szCs w:val="24"/>
                </w:rPr>
                <w:drawing>
                  <wp:inline distT="0" distB="0" distL="0" distR="0" wp14:anchorId="597BD097" wp14:editId="21FA814C">
                    <wp:extent cx="2671417" cy="1942337"/>
                    <wp:effectExtent l="0" t="0" r="0" b="1270"/>
                    <wp:docPr id="28" name="Picture 28" descr="E:\ResearchProject\Jamal Sir\Shumi\2012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ResearchProject\Jamal Sir\Shumi\2012s.t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92837" cy="1957911"/>
                            </a:xfrm>
                            <a:prstGeom prst="rect">
                              <a:avLst/>
                            </a:prstGeom>
                            <a:noFill/>
                            <a:ln>
                              <a:noFill/>
                            </a:ln>
                          </pic:spPr>
                        </pic:pic>
                      </a:graphicData>
                    </a:graphic>
                  </wp:inline>
                </w:drawing>
              </w:r>
            </w:ins>
          </w:p>
        </w:tc>
        <w:tc>
          <w:tcPr>
            <w:tcW w:w="1669" w:type="pct"/>
          </w:tcPr>
          <w:p w14:paraId="643B416E" w14:textId="05CD446E" w:rsidR="004538DA" w:rsidRDefault="004538DA" w:rsidP="00F56043">
            <w:pPr>
              <w:jc w:val="center"/>
              <w:rPr>
                <w:ins w:id="747" w:author="Microsoft account" w:date="2021-08-30T23:21:00Z"/>
                <w:rFonts w:ascii="Times New Roman" w:hAnsi="Times New Roman" w:cs="Times New Roman"/>
                <w:bCs/>
                <w:sz w:val="24"/>
                <w:szCs w:val="24"/>
              </w:rPr>
            </w:pPr>
            <w:ins w:id="748" w:author="Microsoft account" w:date="2021-08-30T23:22:00Z">
              <w:r w:rsidRPr="004538DA">
                <w:rPr>
                  <w:rFonts w:ascii="Times New Roman" w:hAnsi="Times New Roman" w:cs="Times New Roman"/>
                  <w:bCs/>
                  <w:noProof/>
                  <w:sz w:val="24"/>
                  <w:szCs w:val="24"/>
                </w:rPr>
                <w:drawing>
                  <wp:inline distT="0" distB="0" distL="0" distR="0" wp14:anchorId="1A5FFB5E" wp14:editId="068907BE">
                    <wp:extent cx="2615758" cy="1901868"/>
                    <wp:effectExtent l="0" t="0" r="0" b="3175"/>
                    <wp:docPr id="30" name="Picture 30" descr="E:\ResearchProject\Jamal Sir\Shumi\MICS 2019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esearchProject\Jamal Sir\Shumi\MICS 2019s.t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46836" cy="1924464"/>
                            </a:xfrm>
                            <a:prstGeom prst="rect">
                              <a:avLst/>
                            </a:prstGeom>
                            <a:noFill/>
                            <a:ln>
                              <a:noFill/>
                            </a:ln>
                          </pic:spPr>
                        </pic:pic>
                      </a:graphicData>
                    </a:graphic>
                  </wp:inline>
                </w:drawing>
              </w:r>
            </w:ins>
          </w:p>
        </w:tc>
      </w:tr>
      <w:tr w:rsidR="001F69EB" w14:paraId="47FD7B36" w14:textId="77777777" w:rsidTr="001F69EB">
        <w:trPr>
          <w:ins w:id="749" w:author="Microsoft account" w:date="2021-08-30T23:21:00Z"/>
        </w:trPr>
        <w:tc>
          <w:tcPr>
            <w:tcW w:w="5000" w:type="pct"/>
            <w:gridSpan w:val="3"/>
          </w:tcPr>
          <w:p w14:paraId="6484715A" w14:textId="55DAB835" w:rsidR="001F69EB" w:rsidRDefault="001F69EB">
            <w:pPr>
              <w:rPr>
                <w:ins w:id="750" w:author="Microsoft account" w:date="2021-08-30T23:21:00Z"/>
                <w:rFonts w:ascii="Times New Roman" w:hAnsi="Times New Roman" w:cs="Times New Roman"/>
                <w:bCs/>
                <w:sz w:val="24"/>
                <w:szCs w:val="24"/>
              </w:rPr>
              <w:pPrChange w:id="751" w:author="Microsoft account" w:date="2021-08-30T23:28:00Z">
                <w:pPr>
                  <w:jc w:val="center"/>
                </w:pPr>
              </w:pPrChange>
            </w:pPr>
            <w:ins w:id="752" w:author="Microsoft account" w:date="2021-08-30T23:28:00Z">
              <w:r w:rsidRPr="00B35CBE">
                <w:rPr>
                  <w:rFonts w:ascii="Times New Roman" w:hAnsi="Times New Roman" w:cs="Times New Roman"/>
                  <w:bCs/>
                  <w:sz w:val="24"/>
                  <w:szCs w:val="24"/>
                </w:rPr>
                <w:t xml:space="preserve">Figure 4. </w:t>
              </w:r>
              <w:commentRangeStart w:id="753"/>
              <w:r w:rsidRPr="00B35CBE">
                <w:rPr>
                  <w:rFonts w:ascii="Times New Roman" w:hAnsi="Times New Roman" w:cs="Times New Roman"/>
                  <w:bCs/>
                  <w:sz w:val="24"/>
                  <w:szCs w:val="24"/>
                </w:rPr>
                <w:t>Sensitivity analysis of fitted final multivar</w:t>
              </w:r>
              <w:r>
                <w:rPr>
                  <w:rFonts w:ascii="Times New Roman" w:hAnsi="Times New Roman" w:cs="Times New Roman"/>
                  <w:bCs/>
                  <w:sz w:val="24"/>
                  <w:szCs w:val="24"/>
                </w:rPr>
                <w:t>iable logistic regression model</w:t>
              </w:r>
              <w:commentRangeEnd w:id="753"/>
              <w:r>
                <w:rPr>
                  <w:rStyle w:val="CommentReference"/>
                </w:rPr>
                <w:commentReference w:id="753"/>
              </w:r>
            </w:ins>
          </w:p>
        </w:tc>
      </w:tr>
      <w:tr w:rsidR="001F69EB" w14:paraId="12BAEC76" w14:textId="77777777" w:rsidTr="001F69EB">
        <w:trPr>
          <w:ins w:id="754" w:author="Microsoft account" w:date="2021-08-30T23:24:00Z"/>
        </w:trPr>
        <w:tc>
          <w:tcPr>
            <w:tcW w:w="1649" w:type="pct"/>
          </w:tcPr>
          <w:p w14:paraId="349B21B7" w14:textId="69A64329" w:rsidR="001F69EB" w:rsidRDefault="001F69EB" w:rsidP="00F56043">
            <w:pPr>
              <w:jc w:val="center"/>
              <w:rPr>
                <w:ins w:id="755" w:author="Microsoft account" w:date="2021-08-30T23:24:00Z"/>
                <w:rFonts w:ascii="Times New Roman" w:hAnsi="Times New Roman" w:cs="Times New Roman"/>
                <w:bCs/>
                <w:sz w:val="24"/>
                <w:szCs w:val="24"/>
              </w:rPr>
            </w:pPr>
            <w:ins w:id="756" w:author="Microsoft account" w:date="2021-08-30T23:28:00Z">
              <w:r w:rsidRPr="001F69EB">
                <w:rPr>
                  <w:rFonts w:ascii="Times New Roman" w:hAnsi="Times New Roman" w:cs="Times New Roman"/>
                  <w:bCs/>
                  <w:noProof/>
                  <w:sz w:val="24"/>
                  <w:szCs w:val="24"/>
                </w:rPr>
                <w:drawing>
                  <wp:inline distT="0" distB="0" distL="0" distR="0" wp14:anchorId="2A6B603A" wp14:editId="74574CDC">
                    <wp:extent cx="2615759" cy="1901869"/>
                    <wp:effectExtent l="0" t="0" r="0" b="3175"/>
                    <wp:docPr id="33" name="Picture 33" descr="E:\ResearchProject\Jamal Sir\Shumi\2006c.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ResearchProject\Jamal Sir\Shumi\2006c.t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39009" cy="1918773"/>
                            </a:xfrm>
                            <a:prstGeom prst="rect">
                              <a:avLst/>
                            </a:prstGeom>
                            <a:noFill/>
                            <a:ln>
                              <a:noFill/>
                            </a:ln>
                          </pic:spPr>
                        </pic:pic>
                      </a:graphicData>
                    </a:graphic>
                  </wp:inline>
                </w:drawing>
              </w:r>
            </w:ins>
          </w:p>
        </w:tc>
        <w:tc>
          <w:tcPr>
            <w:tcW w:w="1682" w:type="pct"/>
          </w:tcPr>
          <w:p w14:paraId="3E693DB3" w14:textId="2798230B" w:rsidR="001F69EB" w:rsidRDefault="001F69EB" w:rsidP="00F56043">
            <w:pPr>
              <w:jc w:val="center"/>
              <w:rPr>
                <w:ins w:id="757" w:author="Microsoft account" w:date="2021-08-30T23:24:00Z"/>
                <w:rFonts w:ascii="Times New Roman" w:hAnsi="Times New Roman" w:cs="Times New Roman"/>
                <w:bCs/>
                <w:sz w:val="24"/>
                <w:szCs w:val="24"/>
              </w:rPr>
            </w:pPr>
            <w:ins w:id="758" w:author="Microsoft account" w:date="2021-08-30T23:28:00Z">
              <w:r w:rsidRPr="001F69EB">
                <w:rPr>
                  <w:rFonts w:ascii="Times New Roman" w:hAnsi="Times New Roman" w:cs="Times New Roman"/>
                  <w:bCs/>
                  <w:noProof/>
                  <w:sz w:val="24"/>
                  <w:szCs w:val="24"/>
                </w:rPr>
                <w:drawing>
                  <wp:inline distT="0" distB="0" distL="0" distR="0" wp14:anchorId="128522C2" wp14:editId="18932413">
                    <wp:extent cx="2655515" cy="1930774"/>
                    <wp:effectExtent l="0" t="0" r="0" b="0"/>
                    <wp:docPr id="32" name="Picture 32" descr="E:\ResearchProject\Jamal Sir\Shumi\2012c.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ResearchProject\Jamal Sir\Shumi\2012c.t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72407" cy="1943056"/>
                            </a:xfrm>
                            <a:prstGeom prst="rect">
                              <a:avLst/>
                            </a:prstGeom>
                            <a:noFill/>
                            <a:ln>
                              <a:noFill/>
                            </a:ln>
                          </pic:spPr>
                        </pic:pic>
                      </a:graphicData>
                    </a:graphic>
                  </wp:inline>
                </w:drawing>
              </w:r>
            </w:ins>
          </w:p>
        </w:tc>
        <w:tc>
          <w:tcPr>
            <w:tcW w:w="1669" w:type="pct"/>
          </w:tcPr>
          <w:p w14:paraId="6670DC29" w14:textId="746BC4AF" w:rsidR="001F69EB" w:rsidRDefault="001F69EB" w:rsidP="00F56043">
            <w:pPr>
              <w:jc w:val="center"/>
              <w:rPr>
                <w:ins w:id="759" w:author="Microsoft account" w:date="2021-08-30T23:24:00Z"/>
                <w:rFonts w:ascii="Times New Roman" w:hAnsi="Times New Roman" w:cs="Times New Roman"/>
                <w:bCs/>
                <w:sz w:val="24"/>
                <w:szCs w:val="24"/>
              </w:rPr>
            </w:pPr>
            <w:ins w:id="760" w:author="Microsoft account" w:date="2021-08-30T23:28:00Z">
              <w:r w:rsidRPr="001F69EB">
                <w:rPr>
                  <w:rFonts w:ascii="Times New Roman" w:hAnsi="Times New Roman" w:cs="Times New Roman"/>
                  <w:bCs/>
                  <w:noProof/>
                  <w:sz w:val="24"/>
                  <w:szCs w:val="24"/>
                </w:rPr>
                <w:drawing>
                  <wp:inline distT="0" distB="0" distL="0" distR="0" wp14:anchorId="6565531A" wp14:editId="7B31EB14">
                    <wp:extent cx="2647564" cy="1924993"/>
                    <wp:effectExtent l="0" t="0" r="635" b="0"/>
                    <wp:docPr id="31" name="Picture 31" descr="E:\ResearchProject\Jamal Sir\Shumi\2019c.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ResearchProject\Jamal Sir\Shumi\2019c.t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3708" cy="1936731"/>
                            </a:xfrm>
                            <a:prstGeom prst="rect">
                              <a:avLst/>
                            </a:prstGeom>
                            <a:noFill/>
                            <a:ln>
                              <a:noFill/>
                            </a:ln>
                          </pic:spPr>
                        </pic:pic>
                      </a:graphicData>
                    </a:graphic>
                  </wp:inline>
                </w:drawing>
              </w:r>
            </w:ins>
          </w:p>
        </w:tc>
      </w:tr>
      <w:tr w:rsidR="001F69EB" w14:paraId="570A0843" w14:textId="77777777" w:rsidTr="001F69EB">
        <w:tc>
          <w:tcPr>
            <w:tcW w:w="1649" w:type="pct"/>
          </w:tcPr>
          <w:p w14:paraId="6DEEBCC5" w14:textId="77777777" w:rsidR="00154C2C" w:rsidRDefault="00154C2C" w:rsidP="00F56043">
            <w:pPr>
              <w:jc w:val="center"/>
              <w:rPr>
                <w:rFonts w:ascii="Times New Roman" w:hAnsi="Times New Roman" w:cs="Times New Roman"/>
                <w:bCs/>
                <w:sz w:val="24"/>
                <w:szCs w:val="24"/>
              </w:rPr>
            </w:pPr>
            <w:r>
              <w:rPr>
                <w:rFonts w:ascii="Times New Roman" w:hAnsi="Times New Roman" w:cs="Times New Roman"/>
                <w:bCs/>
                <w:sz w:val="24"/>
                <w:szCs w:val="24"/>
              </w:rPr>
              <w:t>MICS-2006</w:t>
            </w:r>
          </w:p>
        </w:tc>
        <w:tc>
          <w:tcPr>
            <w:tcW w:w="1682" w:type="pct"/>
          </w:tcPr>
          <w:p w14:paraId="7ACCB9F0" w14:textId="77777777" w:rsidR="00154C2C" w:rsidRDefault="00154C2C" w:rsidP="00F56043">
            <w:pPr>
              <w:jc w:val="center"/>
              <w:rPr>
                <w:rFonts w:ascii="Times New Roman" w:hAnsi="Times New Roman" w:cs="Times New Roman"/>
                <w:bCs/>
                <w:sz w:val="24"/>
                <w:szCs w:val="24"/>
              </w:rPr>
            </w:pPr>
            <w:r>
              <w:rPr>
                <w:rFonts w:ascii="Times New Roman" w:hAnsi="Times New Roman" w:cs="Times New Roman"/>
                <w:bCs/>
                <w:sz w:val="24"/>
                <w:szCs w:val="24"/>
              </w:rPr>
              <w:t>MICS-2012</w:t>
            </w:r>
          </w:p>
        </w:tc>
        <w:tc>
          <w:tcPr>
            <w:tcW w:w="1669" w:type="pct"/>
          </w:tcPr>
          <w:p w14:paraId="1B062D71" w14:textId="77777777" w:rsidR="00154C2C" w:rsidRDefault="00154C2C" w:rsidP="00F56043">
            <w:pPr>
              <w:jc w:val="center"/>
              <w:rPr>
                <w:rFonts w:ascii="Times New Roman" w:hAnsi="Times New Roman" w:cs="Times New Roman"/>
                <w:bCs/>
                <w:sz w:val="24"/>
                <w:szCs w:val="24"/>
              </w:rPr>
            </w:pPr>
            <w:r>
              <w:rPr>
                <w:rFonts w:ascii="Times New Roman" w:hAnsi="Times New Roman" w:cs="Times New Roman"/>
                <w:bCs/>
                <w:sz w:val="24"/>
                <w:szCs w:val="24"/>
              </w:rPr>
              <w:t>MICS-2019</w:t>
            </w:r>
          </w:p>
        </w:tc>
      </w:tr>
      <w:tr w:rsidR="00154C2C" w14:paraId="12D90649" w14:textId="77777777" w:rsidTr="00144E9C">
        <w:tc>
          <w:tcPr>
            <w:tcW w:w="5000" w:type="pct"/>
            <w:gridSpan w:val="3"/>
          </w:tcPr>
          <w:p w14:paraId="36EBE5BB" w14:textId="52261492" w:rsidR="00154C2C" w:rsidRDefault="001F69EB" w:rsidP="00F56043">
            <w:pPr>
              <w:jc w:val="both"/>
              <w:rPr>
                <w:rFonts w:ascii="Times New Roman" w:hAnsi="Times New Roman" w:cs="Times New Roman"/>
                <w:bCs/>
                <w:sz w:val="24"/>
                <w:szCs w:val="24"/>
              </w:rPr>
            </w:pPr>
            <w:ins w:id="761" w:author="Microsoft account" w:date="2021-08-30T23:29:00Z">
              <w:r>
                <w:rPr>
                  <w:rFonts w:ascii="Times New Roman" w:hAnsi="Times New Roman" w:cs="Times New Roman"/>
                  <w:bCs/>
                  <w:sz w:val="24"/>
                  <w:szCs w:val="24"/>
                </w:rPr>
                <w:t xml:space="preserve">Figure 5: </w:t>
              </w:r>
            </w:ins>
            <w:ins w:id="762" w:author="Microsoft account" w:date="2021-08-30T23:39:00Z">
              <w:r w:rsidR="00970381" w:rsidRPr="00970381">
                <w:rPr>
                  <w:rFonts w:ascii="Times New Roman" w:hAnsi="Times New Roman" w:cs="Times New Roman"/>
                  <w:bCs/>
                  <w:sz w:val="24"/>
                  <w:szCs w:val="24"/>
                </w:rPr>
                <w:t>Calibration belt plot</w:t>
              </w:r>
              <w:r w:rsidR="00970381" w:rsidRPr="00970381" w:rsidDel="001F69EB">
                <w:rPr>
                  <w:rFonts w:ascii="Times New Roman" w:hAnsi="Times New Roman" w:cs="Times New Roman"/>
                  <w:bCs/>
                  <w:sz w:val="24"/>
                  <w:szCs w:val="24"/>
                </w:rPr>
                <w:t xml:space="preserve"> </w:t>
              </w:r>
            </w:ins>
            <w:del w:id="763" w:author="Microsoft account" w:date="2021-08-30T23:28:00Z">
              <w:r w:rsidR="00154C2C" w:rsidRPr="00B35CBE" w:rsidDel="001F69EB">
                <w:rPr>
                  <w:rFonts w:ascii="Times New Roman" w:hAnsi="Times New Roman" w:cs="Times New Roman"/>
                  <w:bCs/>
                  <w:sz w:val="24"/>
                  <w:szCs w:val="24"/>
                </w:rPr>
                <w:delText xml:space="preserve">Figure 4. </w:delText>
              </w:r>
              <w:commentRangeStart w:id="764"/>
              <w:r w:rsidR="00154C2C" w:rsidRPr="00B35CBE" w:rsidDel="001F69EB">
                <w:rPr>
                  <w:rFonts w:ascii="Times New Roman" w:hAnsi="Times New Roman" w:cs="Times New Roman"/>
                  <w:bCs/>
                  <w:sz w:val="24"/>
                  <w:szCs w:val="24"/>
                </w:rPr>
                <w:delText>Sensitivity analysis of fitted final multivar</w:delText>
              </w:r>
              <w:r w:rsidR="00154C2C" w:rsidDel="001F69EB">
                <w:rPr>
                  <w:rFonts w:ascii="Times New Roman" w:hAnsi="Times New Roman" w:cs="Times New Roman"/>
                  <w:bCs/>
                  <w:sz w:val="24"/>
                  <w:szCs w:val="24"/>
                </w:rPr>
                <w:delText>iable logistic regression model</w:delText>
              </w:r>
              <w:commentRangeEnd w:id="764"/>
              <w:r w:rsidR="00D35CF1" w:rsidDel="001F69EB">
                <w:rPr>
                  <w:rStyle w:val="CommentReference"/>
                </w:rPr>
                <w:commentReference w:id="764"/>
              </w:r>
            </w:del>
          </w:p>
        </w:tc>
      </w:tr>
    </w:tbl>
    <w:p w14:paraId="084EA058" w14:textId="77777777" w:rsidR="00154C2C" w:rsidRPr="00F820E4" w:rsidRDefault="00154C2C" w:rsidP="00F820E4">
      <w:pPr>
        <w:spacing w:after="0" w:line="240" w:lineRule="auto"/>
        <w:jc w:val="both"/>
        <w:rPr>
          <w:rFonts w:ascii="Times New Roman" w:hAnsi="Times New Roman" w:cs="Times New Roman"/>
          <w:sz w:val="20"/>
          <w:szCs w:val="20"/>
        </w:rPr>
      </w:pPr>
    </w:p>
    <w:p w14:paraId="1F801B0B" w14:textId="77777777" w:rsidR="00182FA3" w:rsidRPr="00F820E4" w:rsidRDefault="00182FA3" w:rsidP="00F820E4">
      <w:pPr>
        <w:spacing w:after="0" w:line="240" w:lineRule="auto"/>
        <w:jc w:val="both"/>
        <w:rPr>
          <w:rFonts w:ascii="Times New Roman" w:hAnsi="Times New Roman" w:cs="Times New Roman"/>
          <w:sz w:val="20"/>
          <w:szCs w:val="20"/>
        </w:rPr>
      </w:pPr>
    </w:p>
    <w:p w14:paraId="3EB05C1D" w14:textId="77777777" w:rsidR="00DF3E86" w:rsidRPr="00F820E4" w:rsidRDefault="00182FA3" w:rsidP="00F820E4">
      <w:pPr>
        <w:spacing w:after="0" w:line="240" w:lineRule="auto"/>
        <w:jc w:val="both"/>
        <w:rPr>
          <w:ins w:id="765" w:author="Microsoft account" w:date="2021-08-30T18:40:00Z"/>
          <w:rFonts w:ascii="Times New Roman" w:hAnsi="Times New Roman" w:cs="Times New Roman"/>
          <w:sz w:val="20"/>
          <w:szCs w:val="20"/>
        </w:rPr>
      </w:pPr>
      <w:r w:rsidRPr="00F820E4">
        <w:rPr>
          <w:rFonts w:ascii="Times New Roman" w:hAnsi="Times New Roman" w:cs="Times New Roman"/>
          <w:sz w:val="20"/>
          <w:szCs w:val="20"/>
        </w:rPr>
        <w:br w:type="page"/>
      </w:r>
    </w:p>
    <w:p w14:paraId="109A306B" w14:textId="007D8A8D" w:rsidR="00182FA3" w:rsidRDefault="00663BA1" w:rsidP="00F820E4">
      <w:pPr>
        <w:spacing w:after="0" w:line="240" w:lineRule="auto"/>
        <w:jc w:val="both"/>
        <w:rPr>
          <w:ins w:id="766" w:author="Microsoft account" w:date="2021-08-30T23:43:00Z"/>
          <w:rFonts w:ascii="Times New Roman" w:hAnsi="Times New Roman" w:cs="Times New Roman"/>
          <w:sz w:val="20"/>
          <w:szCs w:val="20"/>
        </w:rPr>
      </w:pPr>
      <w:ins w:id="767" w:author="Microsoft account" w:date="2021-08-30T23:43:00Z">
        <w:r>
          <w:rPr>
            <w:rFonts w:ascii="Times New Roman" w:hAnsi="Times New Roman" w:cs="Times New Roman"/>
            <w:sz w:val="20"/>
            <w:szCs w:val="20"/>
          </w:rPr>
          <w:lastRenderedPageBreak/>
          <w:t>Table 4:</w:t>
        </w:r>
      </w:ins>
    </w:p>
    <w:p w14:paraId="6355F000" w14:textId="77777777" w:rsidR="00663BA1" w:rsidRDefault="00663BA1" w:rsidP="00F820E4">
      <w:pPr>
        <w:spacing w:after="0" w:line="240" w:lineRule="auto"/>
        <w:jc w:val="both"/>
        <w:rPr>
          <w:ins w:id="768" w:author="Microsoft account" w:date="2021-08-30T23:43:00Z"/>
          <w:rFonts w:ascii="Times New Roman" w:hAnsi="Times New Roman" w:cs="Times New Roman"/>
          <w:sz w:val="20"/>
          <w:szCs w:val="20"/>
        </w:rPr>
      </w:pPr>
    </w:p>
    <w:tbl>
      <w:tblPr>
        <w:tblStyle w:val="TableGrid"/>
        <w:tblW w:w="0" w:type="auto"/>
        <w:tblLook w:val="04A0" w:firstRow="1" w:lastRow="0" w:firstColumn="1" w:lastColumn="0" w:noHBand="0" w:noVBand="1"/>
      </w:tblPr>
      <w:tblGrid>
        <w:gridCol w:w="1637"/>
        <w:gridCol w:w="1659"/>
        <w:gridCol w:w="1651"/>
        <w:gridCol w:w="1528"/>
        <w:gridCol w:w="1627"/>
        <w:gridCol w:w="1521"/>
        <w:gridCol w:w="1521"/>
        <w:gridCol w:w="1806"/>
        <w:tblGridChange w:id="769">
          <w:tblGrid>
            <w:gridCol w:w="1637"/>
            <w:gridCol w:w="206"/>
            <w:gridCol w:w="1851"/>
            <w:gridCol w:w="1253"/>
            <w:gridCol w:w="613"/>
            <w:gridCol w:w="1713"/>
            <w:gridCol w:w="829"/>
            <w:gridCol w:w="1004"/>
            <w:gridCol w:w="1836"/>
            <w:gridCol w:w="202"/>
            <w:gridCol w:w="1634"/>
            <w:gridCol w:w="172"/>
            <w:gridCol w:w="1836"/>
          </w:tblGrid>
        </w:tblGridChange>
      </w:tblGrid>
      <w:tr w:rsidR="00BA1EF7" w14:paraId="717D0782" w14:textId="77777777" w:rsidTr="005E0887">
        <w:trPr>
          <w:ins w:id="770" w:author="Microsoft account" w:date="2021-08-30T23:43:00Z"/>
        </w:trPr>
        <w:tc>
          <w:tcPr>
            <w:tcW w:w="1637" w:type="dxa"/>
            <w:vMerge w:val="restart"/>
          </w:tcPr>
          <w:p w14:paraId="009422C7" w14:textId="77777777" w:rsidR="00BA1EF7" w:rsidRDefault="00BA1EF7" w:rsidP="00861082">
            <w:pPr>
              <w:jc w:val="both"/>
              <w:rPr>
                <w:ins w:id="771" w:author="Microsoft account" w:date="2021-08-30T23:43:00Z"/>
                <w:rFonts w:ascii="Times New Roman" w:hAnsi="Times New Roman" w:cs="Times New Roman"/>
                <w:sz w:val="20"/>
                <w:szCs w:val="20"/>
              </w:rPr>
            </w:pPr>
            <w:ins w:id="772" w:author="Microsoft account" w:date="2021-08-30T23:43:00Z">
              <w:r>
                <w:rPr>
                  <w:rFonts w:ascii="Times New Roman" w:hAnsi="Times New Roman" w:cs="Times New Roman"/>
                  <w:sz w:val="20"/>
                  <w:szCs w:val="20"/>
                </w:rPr>
                <w:t>Survey Year</w:t>
              </w:r>
            </w:ins>
          </w:p>
        </w:tc>
        <w:tc>
          <w:tcPr>
            <w:tcW w:w="3310" w:type="dxa"/>
            <w:gridSpan w:val="2"/>
          </w:tcPr>
          <w:p w14:paraId="4E06DD12" w14:textId="77777777" w:rsidR="00BA1EF7" w:rsidRDefault="00BA1EF7" w:rsidP="00861082">
            <w:pPr>
              <w:jc w:val="both"/>
              <w:rPr>
                <w:ins w:id="773" w:author="Microsoft account" w:date="2021-08-30T23:43:00Z"/>
                <w:rFonts w:ascii="Times New Roman" w:hAnsi="Times New Roman" w:cs="Times New Roman"/>
                <w:sz w:val="20"/>
                <w:szCs w:val="20"/>
              </w:rPr>
            </w:pPr>
            <w:ins w:id="774" w:author="Microsoft account" w:date="2021-08-30T23:43:00Z">
              <w:r w:rsidRPr="0078544B">
                <w:rPr>
                  <w:rFonts w:ascii="Times New Roman" w:hAnsi="Times New Roman" w:cs="Times New Roman"/>
                  <w:sz w:val="20"/>
                  <w:szCs w:val="20"/>
                </w:rPr>
                <w:t>Hosmer-</w:t>
              </w:r>
              <w:proofErr w:type="spellStart"/>
              <w:r w:rsidRPr="0078544B">
                <w:rPr>
                  <w:rFonts w:ascii="Times New Roman" w:hAnsi="Times New Roman" w:cs="Times New Roman"/>
                  <w:sz w:val="20"/>
                  <w:szCs w:val="20"/>
                </w:rPr>
                <w:t>Lemesho</w:t>
              </w:r>
              <w:r>
                <w:rPr>
                  <w:rFonts w:ascii="Times New Roman" w:hAnsi="Times New Roman" w:cs="Times New Roman"/>
                  <w:sz w:val="20"/>
                  <w:szCs w:val="20"/>
                </w:rPr>
                <w:t>w</w:t>
              </w:r>
              <w:proofErr w:type="spellEnd"/>
              <w:r>
                <w:rPr>
                  <w:rFonts w:ascii="Times New Roman" w:hAnsi="Times New Roman" w:cs="Times New Roman"/>
                  <w:sz w:val="20"/>
                  <w:szCs w:val="20"/>
                </w:rPr>
                <w:t xml:space="preserve"> Test</w:t>
              </w:r>
            </w:ins>
          </w:p>
        </w:tc>
        <w:tc>
          <w:tcPr>
            <w:tcW w:w="3155" w:type="dxa"/>
            <w:gridSpan w:val="2"/>
          </w:tcPr>
          <w:p w14:paraId="785BDEE4" w14:textId="77777777" w:rsidR="00BA1EF7" w:rsidRPr="00F40346" w:rsidRDefault="00BA1EF7" w:rsidP="00861082">
            <w:pPr>
              <w:jc w:val="both"/>
              <w:rPr>
                <w:ins w:id="775" w:author="Microsoft account" w:date="2021-08-30T23:43:00Z"/>
                <w:rFonts w:ascii="Times New Roman" w:hAnsi="Times New Roman" w:cs="Times New Roman"/>
                <w:sz w:val="20"/>
                <w:szCs w:val="20"/>
              </w:rPr>
            </w:pPr>
            <w:ins w:id="776" w:author="Microsoft account" w:date="2021-08-30T23:43:00Z">
              <w:r>
                <w:rPr>
                  <w:rFonts w:ascii="Times New Roman" w:hAnsi="Times New Roman" w:cs="Times New Roman"/>
                  <w:sz w:val="20"/>
                  <w:szCs w:val="20"/>
                </w:rPr>
                <w:t>Area Under ROC Curve</w:t>
              </w:r>
            </w:ins>
          </w:p>
        </w:tc>
        <w:tc>
          <w:tcPr>
            <w:tcW w:w="3042" w:type="dxa"/>
            <w:gridSpan w:val="2"/>
          </w:tcPr>
          <w:p w14:paraId="510E1A8A" w14:textId="52A94A21" w:rsidR="00BA1EF7" w:rsidRPr="00F40346" w:rsidRDefault="00BA1EF7" w:rsidP="00861082">
            <w:pPr>
              <w:jc w:val="both"/>
              <w:rPr>
                <w:ins w:id="777" w:author="Microsoft account" w:date="2021-08-31T22:24:00Z"/>
                <w:rFonts w:ascii="Times New Roman" w:hAnsi="Times New Roman" w:cs="Times New Roman"/>
                <w:sz w:val="20"/>
                <w:szCs w:val="20"/>
              </w:rPr>
            </w:pPr>
            <w:ins w:id="778" w:author="Microsoft account" w:date="2021-08-31T22:24:00Z">
              <w:r>
                <w:rPr>
                  <w:rFonts w:ascii="Times New Roman" w:hAnsi="Times New Roman" w:cs="Times New Roman"/>
                  <w:sz w:val="20"/>
                  <w:szCs w:val="20"/>
                </w:rPr>
                <w:t xml:space="preserve">Calibration test </w:t>
              </w:r>
            </w:ins>
          </w:p>
        </w:tc>
        <w:tc>
          <w:tcPr>
            <w:tcW w:w="1806" w:type="dxa"/>
          </w:tcPr>
          <w:p w14:paraId="7782D6F2" w14:textId="6282DABB" w:rsidR="00BA1EF7" w:rsidRDefault="00BA1EF7" w:rsidP="00861082">
            <w:pPr>
              <w:jc w:val="both"/>
              <w:rPr>
                <w:ins w:id="779" w:author="Microsoft account" w:date="2021-08-30T23:43:00Z"/>
                <w:rFonts w:ascii="Times New Roman" w:hAnsi="Times New Roman" w:cs="Times New Roman"/>
                <w:sz w:val="20"/>
                <w:szCs w:val="20"/>
              </w:rPr>
            </w:pPr>
            <w:ins w:id="780" w:author="Microsoft account" w:date="2021-08-30T23:43:00Z">
              <w:r w:rsidRPr="00F40346">
                <w:rPr>
                  <w:rFonts w:ascii="Times New Roman" w:hAnsi="Times New Roman" w:cs="Times New Roman"/>
                  <w:sz w:val="20"/>
                  <w:szCs w:val="20"/>
                </w:rPr>
                <w:t>Correctly classified</w:t>
              </w:r>
            </w:ins>
          </w:p>
        </w:tc>
      </w:tr>
      <w:tr w:rsidR="00BA1EF7" w14:paraId="79BC4163" w14:textId="77777777" w:rsidTr="00BA1EF7">
        <w:tblPrEx>
          <w:tblW w:w="0" w:type="auto"/>
          <w:tblPrExChange w:id="781" w:author="Microsoft account" w:date="2021-08-31T22:24:00Z">
            <w:tblPrEx>
              <w:tblW w:w="0" w:type="auto"/>
            </w:tblPrEx>
          </w:tblPrExChange>
        </w:tblPrEx>
        <w:trPr>
          <w:ins w:id="782" w:author="Microsoft account" w:date="2021-08-30T23:43:00Z"/>
        </w:trPr>
        <w:tc>
          <w:tcPr>
            <w:tcW w:w="1637" w:type="dxa"/>
            <w:vMerge/>
            <w:tcPrChange w:id="783" w:author="Microsoft account" w:date="2021-08-31T22:24:00Z">
              <w:tcPr>
                <w:tcW w:w="1843" w:type="dxa"/>
                <w:gridSpan w:val="2"/>
                <w:vMerge/>
              </w:tcPr>
            </w:tcPrChange>
          </w:tcPr>
          <w:p w14:paraId="64960155" w14:textId="77777777" w:rsidR="00BA1EF7" w:rsidRDefault="00BA1EF7" w:rsidP="00861082">
            <w:pPr>
              <w:jc w:val="both"/>
              <w:rPr>
                <w:ins w:id="784" w:author="Microsoft account" w:date="2021-08-30T23:43:00Z"/>
                <w:rFonts w:ascii="Times New Roman" w:hAnsi="Times New Roman" w:cs="Times New Roman"/>
                <w:sz w:val="20"/>
                <w:szCs w:val="20"/>
              </w:rPr>
            </w:pPr>
          </w:p>
        </w:tc>
        <w:tc>
          <w:tcPr>
            <w:tcW w:w="1659" w:type="dxa"/>
            <w:tcPrChange w:id="785" w:author="Microsoft account" w:date="2021-08-31T22:24:00Z">
              <w:tcPr>
                <w:tcW w:w="1851" w:type="dxa"/>
              </w:tcPr>
            </w:tcPrChange>
          </w:tcPr>
          <w:p w14:paraId="69BE0480" w14:textId="77777777" w:rsidR="00BA1EF7" w:rsidRDefault="00BA1EF7" w:rsidP="00861082">
            <w:pPr>
              <w:jc w:val="both"/>
              <w:rPr>
                <w:ins w:id="786" w:author="Microsoft account" w:date="2021-08-30T23:43:00Z"/>
                <w:rFonts w:ascii="Times New Roman" w:hAnsi="Times New Roman" w:cs="Times New Roman"/>
                <w:sz w:val="20"/>
                <w:szCs w:val="20"/>
              </w:rPr>
            </w:pPr>
            <w:ins w:id="787" w:author="Microsoft account" w:date="2021-08-30T23:43:00Z">
              <w:r>
                <w:rPr>
                  <w:rFonts w:ascii="Times New Roman" w:hAnsi="Times New Roman" w:cs="Times New Roman"/>
                  <w:sz w:val="20"/>
                  <w:szCs w:val="20"/>
                </w:rPr>
                <w:t>Chi- square</w:t>
              </w:r>
            </w:ins>
          </w:p>
        </w:tc>
        <w:tc>
          <w:tcPr>
            <w:tcW w:w="1651" w:type="dxa"/>
            <w:tcPrChange w:id="788" w:author="Microsoft account" w:date="2021-08-31T22:24:00Z">
              <w:tcPr>
                <w:tcW w:w="1866" w:type="dxa"/>
                <w:gridSpan w:val="2"/>
              </w:tcPr>
            </w:tcPrChange>
          </w:tcPr>
          <w:p w14:paraId="39BF8E8C" w14:textId="77777777" w:rsidR="00BA1EF7" w:rsidRDefault="00BA1EF7" w:rsidP="00861082">
            <w:pPr>
              <w:jc w:val="both"/>
              <w:rPr>
                <w:ins w:id="789" w:author="Microsoft account" w:date="2021-08-30T23:43:00Z"/>
                <w:rFonts w:ascii="Times New Roman" w:hAnsi="Times New Roman" w:cs="Times New Roman"/>
                <w:sz w:val="20"/>
                <w:szCs w:val="20"/>
              </w:rPr>
            </w:pPr>
            <w:ins w:id="790" w:author="Microsoft account" w:date="2021-08-30T23:43:00Z">
              <w:r>
                <w:rPr>
                  <w:rFonts w:ascii="Times New Roman" w:hAnsi="Times New Roman" w:cs="Times New Roman"/>
                  <w:sz w:val="20"/>
                  <w:szCs w:val="20"/>
                </w:rPr>
                <w:t>P-value</w:t>
              </w:r>
            </w:ins>
          </w:p>
        </w:tc>
        <w:tc>
          <w:tcPr>
            <w:tcW w:w="1528" w:type="dxa"/>
            <w:tcPrChange w:id="791" w:author="Microsoft account" w:date="2021-08-31T22:24:00Z">
              <w:tcPr>
                <w:tcW w:w="1713" w:type="dxa"/>
              </w:tcPr>
            </w:tcPrChange>
          </w:tcPr>
          <w:p w14:paraId="04CC67DB" w14:textId="77777777" w:rsidR="00BA1EF7" w:rsidRPr="00F40346" w:rsidRDefault="00BA1EF7" w:rsidP="00861082">
            <w:pPr>
              <w:jc w:val="both"/>
              <w:rPr>
                <w:ins w:id="792" w:author="Microsoft account" w:date="2021-08-30T23:43:00Z"/>
                <w:rFonts w:ascii="Times New Roman" w:hAnsi="Times New Roman" w:cs="Times New Roman"/>
                <w:sz w:val="20"/>
                <w:szCs w:val="20"/>
              </w:rPr>
            </w:pPr>
            <w:ins w:id="793" w:author="Microsoft account" w:date="2021-08-30T23:43:00Z">
              <w:r>
                <w:rPr>
                  <w:rFonts w:ascii="Times New Roman" w:hAnsi="Times New Roman" w:cs="Times New Roman"/>
                  <w:sz w:val="20"/>
                  <w:szCs w:val="20"/>
                </w:rPr>
                <w:t>AUC</w:t>
              </w:r>
            </w:ins>
          </w:p>
        </w:tc>
        <w:tc>
          <w:tcPr>
            <w:tcW w:w="1627" w:type="dxa"/>
            <w:tcPrChange w:id="794" w:author="Microsoft account" w:date="2021-08-31T22:24:00Z">
              <w:tcPr>
                <w:tcW w:w="1833" w:type="dxa"/>
                <w:gridSpan w:val="2"/>
              </w:tcPr>
            </w:tcPrChange>
          </w:tcPr>
          <w:p w14:paraId="30B8EB9D" w14:textId="77777777" w:rsidR="00BA1EF7" w:rsidRPr="00F40346" w:rsidRDefault="00BA1EF7" w:rsidP="00861082">
            <w:pPr>
              <w:jc w:val="both"/>
              <w:rPr>
                <w:ins w:id="795" w:author="Microsoft account" w:date="2021-08-30T23:43:00Z"/>
                <w:rFonts w:ascii="Times New Roman" w:hAnsi="Times New Roman" w:cs="Times New Roman"/>
                <w:sz w:val="20"/>
                <w:szCs w:val="20"/>
              </w:rPr>
            </w:pPr>
            <w:ins w:id="796" w:author="Microsoft account" w:date="2021-08-30T23:43:00Z">
              <w:r>
                <w:rPr>
                  <w:rFonts w:ascii="Times New Roman" w:hAnsi="Times New Roman" w:cs="Times New Roman"/>
                  <w:sz w:val="20"/>
                  <w:szCs w:val="20"/>
                </w:rPr>
                <w:t>P-value</w:t>
              </w:r>
            </w:ins>
          </w:p>
        </w:tc>
        <w:tc>
          <w:tcPr>
            <w:tcW w:w="1521" w:type="dxa"/>
            <w:tcPrChange w:id="797" w:author="Microsoft account" w:date="2021-08-31T22:24:00Z">
              <w:tcPr>
                <w:tcW w:w="1836" w:type="dxa"/>
              </w:tcPr>
            </w:tcPrChange>
          </w:tcPr>
          <w:p w14:paraId="34FE28E2" w14:textId="2DAE6B8D" w:rsidR="00BA1EF7" w:rsidRPr="00F40346" w:rsidRDefault="00BA1EF7" w:rsidP="00861082">
            <w:pPr>
              <w:jc w:val="both"/>
              <w:rPr>
                <w:ins w:id="798" w:author="Microsoft account" w:date="2021-08-31T22:24:00Z"/>
                <w:rFonts w:ascii="Times New Roman" w:hAnsi="Times New Roman" w:cs="Times New Roman"/>
                <w:sz w:val="20"/>
                <w:szCs w:val="20"/>
              </w:rPr>
            </w:pPr>
            <w:ins w:id="799" w:author="Microsoft account" w:date="2021-08-31T22:25:00Z">
              <w:r>
                <w:rPr>
                  <w:rFonts w:ascii="Times New Roman" w:hAnsi="Times New Roman" w:cs="Times New Roman"/>
                  <w:sz w:val="20"/>
                  <w:szCs w:val="20"/>
                </w:rPr>
                <w:t>Test-statistic</w:t>
              </w:r>
            </w:ins>
          </w:p>
        </w:tc>
        <w:tc>
          <w:tcPr>
            <w:tcW w:w="1521" w:type="dxa"/>
            <w:tcPrChange w:id="800" w:author="Microsoft account" w:date="2021-08-31T22:24:00Z">
              <w:tcPr>
                <w:tcW w:w="1836" w:type="dxa"/>
                <w:gridSpan w:val="2"/>
              </w:tcPr>
            </w:tcPrChange>
          </w:tcPr>
          <w:p w14:paraId="675A8CD6" w14:textId="7705473A" w:rsidR="00BA1EF7" w:rsidRPr="00F40346" w:rsidRDefault="00BA1EF7" w:rsidP="00861082">
            <w:pPr>
              <w:jc w:val="both"/>
              <w:rPr>
                <w:ins w:id="801" w:author="Microsoft account" w:date="2021-08-31T22:24:00Z"/>
                <w:rFonts w:ascii="Times New Roman" w:hAnsi="Times New Roman" w:cs="Times New Roman"/>
                <w:sz w:val="20"/>
                <w:szCs w:val="20"/>
              </w:rPr>
            </w:pPr>
            <w:ins w:id="802" w:author="Microsoft account" w:date="2021-08-31T22:25:00Z">
              <w:r>
                <w:rPr>
                  <w:rFonts w:ascii="Times New Roman" w:hAnsi="Times New Roman" w:cs="Times New Roman"/>
                  <w:sz w:val="20"/>
                  <w:szCs w:val="20"/>
                </w:rPr>
                <w:t>P-value</w:t>
              </w:r>
            </w:ins>
          </w:p>
        </w:tc>
        <w:tc>
          <w:tcPr>
            <w:tcW w:w="1806" w:type="dxa"/>
            <w:tcPrChange w:id="803" w:author="Microsoft account" w:date="2021-08-31T22:24:00Z">
              <w:tcPr>
                <w:tcW w:w="2008" w:type="dxa"/>
                <w:gridSpan w:val="2"/>
              </w:tcPr>
            </w:tcPrChange>
          </w:tcPr>
          <w:p w14:paraId="4133C292" w14:textId="251D127A" w:rsidR="00BA1EF7" w:rsidRPr="00F40346" w:rsidRDefault="00BA1EF7" w:rsidP="00861082">
            <w:pPr>
              <w:jc w:val="both"/>
              <w:rPr>
                <w:ins w:id="804" w:author="Microsoft account" w:date="2021-08-30T23:43:00Z"/>
                <w:rFonts w:ascii="Times New Roman" w:hAnsi="Times New Roman" w:cs="Times New Roman"/>
                <w:sz w:val="20"/>
                <w:szCs w:val="20"/>
              </w:rPr>
            </w:pPr>
          </w:p>
        </w:tc>
      </w:tr>
      <w:tr w:rsidR="00BA1EF7" w14:paraId="23D203EE" w14:textId="77777777" w:rsidTr="00BA1EF7">
        <w:tblPrEx>
          <w:tblW w:w="0" w:type="auto"/>
          <w:tblPrExChange w:id="805" w:author="Microsoft account" w:date="2021-08-31T22:24:00Z">
            <w:tblPrEx>
              <w:tblW w:w="0" w:type="auto"/>
            </w:tblPrEx>
          </w:tblPrExChange>
        </w:tblPrEx>
        <w:trPr>
          <w:ins w:id="806" w:author="Microsoft account" w:date="2021-08-30T23:43:00Z"/>
        </w:trPr>
        <w:tc>
          <w:tcPr>
            <w:tcW w:w="1637" w:type="dxa"/>
            <w:tcPrChange w:id="807" w:author="Microsoft account" w:date="2021-08-31T22:24:00Z">
              <w:tcPr>
                <w:tcW w:w="1843" w:type="dxa"/>
                <w:gridSpan w:val="2"/>
              </w:tcPr>
            </w:tcPrChange>
          </w:tcPr>
          <w:p w14:paraId="462577D0" w14:textId="77777777" w:rsidR="00BA1EF7" w:rsidRDefault="00BA1EF7" w:rsidP="00861082">
            <w:pPr>
              <w:jc w:val="both"/>
              <w:rPr>
                <w:ins w:id="808" w:author="Microsoft account" w:date="2021-08-30T23:43:00Z"/>
                <w:rFonts w:ascii="Times New Roman" w:hAnsi="Times New Roman" w:cs="Times New Roman"/>
                <w:sz w:val="20"/>
                <w:szCs w:val="20"/>
              </w:rPr>
            </w:pPr>
            <w:ins w:id="809" w:author="Microsoft account" w:date="2021-08-30T23:43:00Z">
              <w:r>
                <w:rPr>
                  <w:rFonts w:ascii="Times New Roman" w:hAnsi="Times New Roman" w:cs="Times New Roman"/>
                  <w:sz w:val="20"/>
                  <w:szCs w:val="20"/>
                </w:rPr>
                <w:t>MICS 2006</w:t>
              </w:r>
            </w:ins>
          </w:p>
        </w:tc>
        <w:tc>
          <w:tcPr>
            <w:tcW w:w="1659" w:type="dxa"/>
            <w:tcPrChange w:id="810" w:author="Microsoft account" w:date="2021-08-31T22:24:00Z">
              <w:tcPr>
                <w:tcW w:w="1851" w:type="dxa"/>
              </w:tcPr>
            </w:tcPrChange>
          </w:tcPr>
          <w:p w14:paraId="2672425A" w14:textId="77777777" w:rsidR="00BA1EF7" w:rsidRPr="00DF3E86" w:rsidRDefault="00BA1EF7" w:rsidP="00861082">
            <w:pPr>
              <w:jc w:val="both"/>
              <w:rPr>
                <w:ins w:id="811" w:author="Microsoft account" w:date="2021-08-30T23:43:00Z"/>
                <w:rFonts w:ascii="Times New Roman" w:hAnsi="Times New Roman" w:cs="Times New Roman"/>
                <w:sz w:val="20"/>
                <w:szCs w:val="20"/>
              </w:rPr>
            </w:pPr>
            <w:ins w:id="812" w:author="Microsoft account" w:date="2021-08-30T23:43:00Z">
              <w:r w:rsidRPr="00E077C1">
                <w:rPr>
                  <w:rFonts w:ascii="Times New Roman" w:hAnsi="Times New Roman" w:cs="Times New Roman"/>
                  <w:sz w:val="20"/>
                  <w:szCs w:val="20"/>
                </w:rPr>
                <w:t>4479.83</w:t>
              </w:r>
            </w:ins>
          </w:p>
        </w:tc>
        <w:tc>
          <w:tcPr>
            <w:tcW w:w="1651" w:type="dxa"/>
            <w:tcPrChange w:id="813" w:author="Microsoft account" w:date="2021-08-31T22:24:00Z">
              <w:tcPr>
                <w:tcW w:w="1866" w:type="dxa"/>
                <w:gridSpan w:val="2"/>
              </w:tcPr>
            </w:tcPrChange>
          </w:tcPr>
          <w:p w14:paraId="08683DBB" w14:textId="77777777" w:rsidR="00BA1EF7" w:rsidRDefault="00BA1EF7" w:rsidP="00861082">
            <w:pPr>
              <w:jc w:val="both"/>
              <w:rPr>
                <w:ins w:id="814" w:author="Microsoft account" w:date="2021-08-30T23:43:00Z"/>
                <w:rFonts w:ascii="Times New Roman" w:hAnsi="Times New Roman" w:cs="Times New Roman"/>
                <w:sz w:val="20"/>
                <w:szCs w:val="20"/>
              </w:rPr>
            </w:pPr>
            <w:ins w:id="815" w:author="Microsoft account" w:date="2021-08-30T23:43:00Z">
              <w:r w:rsidRPr="00DF3E86">
                <w:rPr>
                  <w:rFonts w:ascii="Times New Roman" w:hAnsi="Times New Roman" w:cs="Times New Roman"/>
                  <w:sz w:val="20"/>
                  <w:szCs w:val="20"/>
                </w:rPr>
                <w:t>0.0492</w:t>
              </w:r>
            </w:ins>
          </w:p>
        </w:tc>
        <w:tc>
          <w:tcPr>
            <w:tcW w:w="1528" w:type="dxa"/>
            <w:tcPrChange w:id="816" w:author="Microsoft account" w:date="2021-08-31T22:24:00Z">
              <w:tcPr>
                <w:tcW w:w="1713" w:type="dxa"/>
              </w:tcPr>
            </w:tcPrChange>
          </w:tcPr>
          <w:p w14:paraId="2214E9E8" w14:textId="77777777" w:rsidR="00BA1EF7" w:rsidRDefault="00BA1EF7" w:rsidP="00861082">
            <w:pPr>
              <w:jc w:val="both"/>
              <w:rPr>
                <w:ins w:id="817" w:author="Microsoft account" w:date="2021-08-30T23:43:00Z"/>
                <w:rFonts w:ascii="Times New Roman" w:hAnsi="Times New Roman" w:cs="Times New Roman"/>
                <w:sz w:val="20"/>
                <w:szCs w:val="20"/>
              </w:rPr>
            </w:pPr>
            <w:ins w:id="818" w:author="Microsoft account" w:date="2021-08-30T23:43:00Z">
              <w:r>
                <w:rPr>
                  <w:rFonts w:ascii="Times New Roman" w:hAnsi="Times New Roman" w:cs="Times New Roman"/>
                  <w:sz w:val="20"/>
                  <w:szCs w:val="20"/>
                </w:rPr>
                <w:t>0.6243</w:t>
              </w:r>
            </w:ins>
          </w:p>
        </w:tc>
        <w:tc>
          <w:tcPr>
            <w:tcW w:w="1627" w:type="dxa"/>
            <w:tcPrChange w:id="819" w:author="Microsoft account" w:date="2021-08-31T22:24:00Z">
              <w:tcPr>
                <w:tcW w:w="1833" w:type="dxa"/>
                <w:gridSpan w:val="2"/>
              </w:tcPr>
            </w:tcPrChange>
          </w:tcPr>
          <w:p w14:paraId="175E1AE3" w14:textId="77777777" w:rsidR="00BA1EF7" w:rsidRDefault="00BA1EF7" w:rsidP="00861082">
            <w:pPr>
              <w:jc w:val="both"/>
              <w:rPr>
                <w:ins w:id="820" w:author="Microsoft account" w:date="2021-08-30T23:43:00Z"/>
                <w:rFonts w:ascii="Times New Roman" w:hAnsi="Times New Roman" w:cs="Times New Roman"/>
                <w:sz w:val="20"/>
                <w:szCs w:val="20"/>
              </w:rPr>
            </w:pPr>
            <w:ins w:id="821" w:author="Microsoft account" w:date="2021-08-30T23:43:00Z">
              <w:r>
                <w:rPr>
                  <w:rFonts w:ascii="Times New Roman" w:hAnsi="Times New Roman" w:cs="Times New Roman"/>
                  <w:sz w:val="20"/>
                  <w:szCs w:val="20"/>
                </w:rPr>
                <w:t>&lt;0.001</w:t>
              </w:r>
            </w:ins>
          </w:p>
        </w:tc>
        <w:tc>
          <w:tcPr>
            <w:tcW w:w="1521" w:type="dxa"/>
            <w:tcPrChange w:id="822" w:author="Microsoft account" w:date="2021-08-31T22:24:00Z">
              <w:tcPr>
                <w:tcW w:w="1836" w:type="dxa"/>
              </w:tcPr>
            </w:tcPrChange>
          </w:tcPr>
          <w:p w14:paraId="7D5B20E8" w14:textId="0509D64D" w:rsidR="00BA1EF7" w:rsidRDefault="00723344" w:rsidP="00861082">
            <w:pPr>
              <w:jc w:val="both"/>
              <w:rPr>
                <w:ins w:id="823" w:author="Microsoft account" w:date="2021-08-31T22:24:00Z"/>
                <w:rFonts w:ascii="Times New Roman" w:hAnsi="Times New Roman" w:cs="Times New Roman"/>
                <w:sz w:val="20"/>
                <w:szCs w:val="20"/>
              </w:rPr>
            </w:pPr>
            <w:ins w:id="824" w:author="Microsoft account" w:date="2021-08-31T22:25:00Z">
              <w:r>
                <w:rPr>
                  <w:rFonts w:ascii="Times New Roman" w:hAnsi="Times New Roman" w:cs="Times New Roman"/>
                  <w:sz w:val="20"/>
                  <w:szCs w:val="20"/>
                </w:rPr>
                <w:t>0.04</w:t>
              </w:r>
            </w:ins>
          </w:p>
        </w:tc>
        <w:tc>
          <w:tcPr>
            <w:tcW w:w="1521" w:type="dxa"/>
            <w:tcPrChange w:id="825" w:author="Microsoft account" w:date="2021-08-31T22:24:00Z">
              <w:tcPr>
                <w:tcW w:w="1836" w:type="dxa"/>
                <w:gridSpan w:val="2"/>
              </w:tcPr>
            </w:tcPrChange>
          </w:tcPr>
          <w:p w14:paraId="1DBE17C5" w14:textId="219E5ECD" w:rsidR="00BA1EF7" w:rsidRDefault="00723344" w:rsidP="00861082">
            <w:pPr>
              <w:jc w:val="both"/>
              <w:rPr>
                <w:ins w:id="826" w:author="Microsoft account" w:date="2021-08-31T22:24:00Z"/>
                <w:rFonts w:ascii="Times New Roman" w:hAnsi="Times New Roman" w:cs="Times New Roman"/>
                <w:sz w:val="20"/>
                <w:szCs w:val="20"/>
              </w:rPr>
            </w:pPr>
            <w:ins w:id="827" w:author="Microsoft account" w:date="2021-08-31T22:25:00Z">
              <w:r>
                <w:rPr>
                  <w:rFonts w:ascii="Times New Roman" w:hAnsi="Times New Roman" w:cs="Times New Roman"/>
                  <w:sz w:val="20"/>
                  <w:szCs w:val="20"/>
                </w:rPr>
                <w:t>0.845</w:t>
              </w:r>
            </w:ins>
          </w:p>
        </w:tc>
        <w:tc>
          <w:tcPr>
            <w:tcW w:w="1806" w:type="dxa"/>
            <w:tcPrChange w:id="828" w:author="Microsoft account" w:date="2021-08-31T22:24:00Z">
              <w:tcPr>
                <w:tcW w:w="2008" w:type="dxa"/>
                <w:gridSpan w:val="2"/>
              </w:tcPr>
            </w:tcPrChange>
          </w:tcPr>
          <w:p w14:paraId="103A3363" w14:textId="17D9E8A1" w:rsidR="00BA1EF7" w:rsidRDefault="00BA1EF7" w:rsidP="00861082">
            <w:pPr>
              <w:jc w:val="both"/>
              <w:rPr>
                <w:ins w:id="829" w:author="Microsoft account" w:date="2021-08-30T23:43:00Z"/>
                <w:rFonts w:ascii="Times New Roman" w:hAnsi="Times New Roman" w:cs="Times New Roman"/>
                <w:sz w:val="20"/>
                <w:szCs w:val="20"/>
              </w:rPr>
            </w:pPr>
            <w:ins w:id="830" w:author="Microsoft account" w:date="2021-08-30T23:43:00Z">
              <w:r>
                <w:rPr>
                  <w:rFonts w:ascii="Times New Roman" w:hAnsi="Times New Roman" w:cs="Times New Roman"/>
                  <w:sz w:val="20"/>
                  <w:szCs w:val="20"/>
                </w:rPr>
                <w:t>59.92%</w:t>
              </w:r>
            </w:ins>
          </w:p>
        </w:tc>
      </w:tr>
      <w:tr w:rsidR="00BA1EF7" w14:paraId="77877776" w14:textId="77777777" w:rsidTr="00BA1EF7">
        <w:tblPrEx>
          <w:tblW w:w="0" w:type="auto"/>
          <w:tblPrExChange w:id="831" w:author="Microsoft account" w:date="2021-08-31T22:24:00Z">
            <w:tblPrEx>
              <w:tblW w:w="0" w:type="auto"/>
            </w:tblPrEx>
          </w:tblPrExChange>
        </w:tblPrEx>
        <w:trPr>
          <w:ins w:id="832" w:author="Microsoft account" w:date="2021-08-30T23:43:00Z"/>
        </w:trPr>
        <w:tc>
          <w:tcPr>
            <w:tcW w:w="1637" w:type="dxa"/>
            <w:tcPrChange w:id="833" w:author="Microsoft account" w:date="2021-08-31T22:24:00Z">
              <w:tcPr>
                <w:tcW w:w="1843" w:type="dxa"/>
                <w:gridSpan w:val="2"/>
              </w:tcPr>
            </w:tcPrChange>
          </w:tcPr>
          <w:p w14:paraId="4AED8652" w14:textId="77777777" w:rsidR="00BA1EF7" w:rsidRDefault="00BA1EF7" w:rsidP="00861082">
            <w:pPr>
              <w:jc w:val="both"/>
              <w:rPr>
                <w:ins w:id="834" w:author="Microsoft account" w:date="2021-08-30T23:43:00Z"/>
                <w:rFonts w:ascii="Times New Roman" w:hAnsi="Times New Roman" w:cs="Times New Roman"/>
                <w:sz w:val="20"/>
                <w:szCs w:val="20"/>
              </w:rPr>
            </w:pPr>
            <w:ins w:id="835" w:author="Microsoft account" w:date="2021-08-30T23:43:00Z">
              <w:r>
                <w:rPr>
                  <w:rFonts w:ascii="Times New Roman" w:hAnsi="Times New Roman" w:cs="Times New Roman"/>
                  <w:sz w:val="20"/>
                  <w:szCs w:val="20"/>
                </w:rPr>
                <w:t>MICS 2012</w:t>
              </w:r>
            </w:ins>
          </w:p>
        </w:tc>
        <w:tc>
          <w:tcPr>
            <w:tcW w:w="1659" w:type="dxa"/>
            <w:tcPrChange w:id="836" w:author="Microsoft account" w:date="2021-08-31T22:24:00Z">
              <w:tcPr>
                <w:tcW w:w="1851" w:type="dxa"/>
              </w:tcPr>
            </w:tcPrChange>
          </w:tcPr>
          <w:p w14:paraId="1546CEDC" w14:textId="77777777" w:rsidR="00BA1EF7" w:rsidRPr="00DF3E86" w:rsidRDefault="00BA1EF7" w:rsidP="00861082">
            <w:pPr>
              <w:jc w:val="both"/>
              <w:rPr>
                <w:ins w:id="837" w:author="Microsoft account" w:date="2021-08-30T23:43:00Z"/>
                <w:rFonts w:ascii="Times New Roman" w:hAnsi="Times New Roman" w:cs="Times New Roman"/>
                <w:sz w:val="20"/>
                <w:szCs w:val="20"/>
              </w:rPr>
            </w:pPr>
            <w:ins w:id="838" w:author="Microsoft account" w:date="2021-08-30T23:43:00Z">
              <w:r w:rsidRPr="00E11759">
                <w:rPr>
                  <w:rFonts w:ascii="Times New Roman" w:hAnsi="Times New Roman" w:cs="Times New Roman"/>
                  <w:sz w:val="20"/>
                  <w:szCs w:val="20"/>
                </w:rPr>
                <w:t>5498.68</w:t>
              </w:r>
            </w:ins>
          </w:p>
        </w:tc>
        <w:tc>
          <w:tcPr>
            <w:tcW w:w="1651" w:type="dxa"/>
            <w:tcPrChange w:id="839" w:author="Microsoft account" w:date="2021-08-31T22:24:00Z">
              <w:tcPr>
                <w:tcW w:w="1866" w:type="dxa"/>
                <w:gridSpan w:val="2"/>
              </w:tcPr>
            </w:tcPrChange>
          </w:tcPr>
          <w:p w14:paraId="587A83F2" w14:textId="77777777" w:rsidR="00BA1EF7" w:rsidRPr="00DF3E86" w:rsidRDefault="00BA1EF7" w:rsidP="00861082">
            <w:pPr>
              <w:jc w:val="both"/>
              <w:rPr>
                <w:ins w:id="840" w:author="Microsoft account" w:date="2021-08-30T23:43:00Z"/>
                <w:rFonts w:ascii="Times New Roman" w:hAnsi="Times New Roman" w:cs="Times New Roman"/>
                <w:sz w:val="20"/>
                <w:szCs w:val="20"/>
              </w:rPr>
            </w:pPr>
            <w:ins w:id="841" w:author="Microsoft account" w:date="2021-08-30T23:43:00Z">
              <w:r w:rsidRPr="00E11759">
                <w:rPr>
                  <w:rFonts w:ascii="Times New Roman" w:hAnsi="Times New Roman" w:cs="Times New Roman"/>
                  <w:sz w:val="20"/>
                  <w:szCs w:val="20"/>
                </w:rPr>
                <w:t>0.0038</w:t>
              </w:r>
            </w:ins>
          </w:p>
        </w:tc>
        <w:tc>
          <w:tcPr>
            <w:tcW w:w="1528" w:type="dxa"/>
            <w:tcPrChange w:id="842" w:author="Microsoft account" w:date="2021-08-31T22:24:00Z">
              <w:tcPr>
                <w:tcW w:w="1713" w:type="dxa"/>
              </w:tcPr>
            </w:tcPrChange>
          </w:tcPr>
          <w:p w14:paraId="6F24B354" w14:textId="77777777" w:rsidR="00BA1EF7" w:rsidRPr="00580A1F" w:rsidRDefault="00BA1EF7" w:rsidP="00861082">
            <w:pPr>
              <w:jc w:val="both"/>
              <w:rPr>
                <w:ins w:id="843" w:author="Microsoft account" w:date="2021-08-30T23:43:00Z"/>
                <w:rFonts w:ascii="Times New Roman" w:hAnsi="Times New Roman" w:cs="Times New Roman"/>
                <w:sz w:val="20"/>
                <w:szCs w:val="20"/>
              </w:rPr>
            </w:pPr>
            <w:ins w:id="844" w:author="Microsoft account" w:date="2021-08-30T23:43:00Z">
              <w:r>
                <w:rPr>
                  <w:rFonts w:ascii="Times New Roman" w:hAnsi="Times New Roman" w:cs="Times New Roman"/>
                  <w:sz w:val="20"/>
                  <w:szCs w:val="20"/>
                </w:rPr>
                <w:t>0.6768</w:t>
              </w:r>
            </w:ins>
          </w:p>
        </w:tc>
        <w:tc>
          <w:tcPr>
            <w:tcW w:w="1627" w:type="dxa"/>
            <w:tcPrChange w:id="845" w:author="Microsoft account" w:date="2021-08-31T22:24:00Z">
              <w:tcPr>
                <w:tcW w:w="1833" w:type="dxa"/>
                <w:gridSpan w:val="2"/>
              </w:tcPr>
            </w:tcPrChange>
          </w:tcPr>
          <w:p w14:paraId="6E00843D" w14:textId="77777777" w:rsidR="00BA1EF7" w:rsidRPr="00580A1F" w:rsidRDefault="00BA1EF7" w:rsidP="00861082">
            <w:pPr>
              <w:jc w:val="both"/>
              <w:rPr>
                <w:ins w:id="846" w:author="Microsoft account" w:date="2021-08-30T23:43:00Z"/>
                <w:rFonts w:ascii="Times New Roman" w:hAnsi="Times New Roman" w:cs="Times New Roman"/>
                <w:sz w:val="20"/>
                <w:szCs w:val="20"/>
              </w:rPr>
            </w:pPr>
            <w:ins w:id="847" w:author="Microsoft account" w:date="2021-08-30T23:43:00Z">
              <w:r w:rsidRPr="00D450C4">
                <w:rPr>
                  <w:rFonts w:ascii="Times New Roman" w:hAnsi="Times New Roman" w:cs="Times New Roman"/>
                  <w:sz w:val="20"/>
                  <w:szCs w:val="20"/>
                </w:rPr>
                <w:t>&lt;0.001</w:t>
              </w:r>
            </w:ins>
          </w:p>
        </w:tc>
        <w:tc>
          <w:tcPr>
            <w:tcW w:w="1521" w:type="dxa"/>
            <w:tcPrChange w:id="848" w:author="Microsoft account" w:date="2021-08-31T22:24:00Z">
              <w:tcPr>
                <w:tcW w:w="1836" w:type="dxa"/>
              </w:tcPr>
            </w:tcPrChange>
          </w:tcPr>
          <w:p w14:paraId="2467AA1C" w14:textId="53A79EFC" w:rsidR="00BA1EF7" w:rsidRPr="00580A1F" w:rsidRDefault="00723344" w:rsidP="00861082">
            <w:pPr>
              <w:jc w:val="both"/>
              <w:rPr>
                <w:ins w:id="849" w:author="Microsoft account" w:date="2021-08-31T22:24:00Z"/>
                <w:rFonts w:ascii="Times New Roman" w:hAnsi="Times New Roman" w:cs="Times New Roman"/>
                <w:sz w:val="20"/>
                <w:szCs w:val="20"/>
              </w:rPr>
            </w:pPr>
            <w:ins w:id="850" w:author="Microsoft account" w:date="2021-08-31T22:25:00Z">
              <w:r>
                <w:rPr>
                  <w:rFonts w:ascii="Times New Roman" w:hAnsi="Times New Roman" w:cs="Times New Roman"/>
                  <w:sz w:val="20"/>
                  <w:szCs w:val="20"/>
                </w:rPr>
                <w:t>0.17</w:t>
              </w:r>
            </w:ins>
          </w:p>
        </w:tc>
        <w:tc>
          <w:tcPr>
            <w:tcW w:w="1521" w:type="dxa"/>
            <w:tcPrChange w:id="851" w:author="Microsoft account" w:date="2021-08-31T22:24:00Z">
              <w:tcPr>
                <w:tcW w:w="1836" w:type="dxa"/>
                <w:gridSpan w:val="2"/>
              </w:tcPr>
            </w:tcPrChange>
          </w:tcPr>
          <w:p w14:paraId="1B9FB2EF" w14:textId="608B1272" w:rsidR="00BA1EF7" w:rsidRPr="00580A1F" w:rsidRDefault="00723344" w:rsidP="00861082">
            <w:pPr>
              <w:jc w:val="both"/>
              <w:rPr>
                <w:ins w:id="852" w:author="Microsoft account" w:date="2021-08-31T22:24:00Z"/>
                <w:rFonts w:ascii="Times New Roman" w:hAnsi="Times New Roman" w:cs="Times New Roman"/>
                <w:sz w:val="20"/>
                <w:szCs w:val="20"/>
              </w:rPr>
            </w:pPr>
            <w:ins w:id="853" w:author="Microsoft account" w:date="2021-08-31T22:25:00Z">
              <w:r>
                <w:rPr>
                  <w:rFonts w:ascii="Times New Roman" w:hAnsi="Times New Roman" w:cs="Times New Roman"/>
                  <w:sz w:val="20"/>
                  <w:szCs w:val="20"/>
                </w:rPr>
                <w:t>0.680</w:t>
              </w:r>
            </w:ins>
          </w:p>
        </w:tc>
        <w:tc>
          <w:tcPr>
            <w:tcW w:w="1806" w:type="dxa"/>
            <w:tcPrChange w:id="854" w:author="Microsoft account" w:date="2021-08-31T22:24:00Z">
              <w:tcPr>
                <w:tcW w:w="2008" w:type="dxa"/>
                <w:gridSpan w:val="2"/>
              </w:tcPr>
            </w:tcPrChange>
          </w:tcPr>
          <w:p w14:paraId="24DE1990" w14:textId="20A2ABA6" w:rsidR="00BA1EF7" w:rsidRDefault="00BA1EF7" w:rsidP="00861082">
            <w:pPr>
              <w:jc w:val="both"/>
              <w:rPr>
                <w:ins w:id="855" w:author="Microsoft account" w:date="2021-08-30T23:43:00Z"/>
                <w:rFonts w:ascii="Times New Roman" w:hAnsi="Times New Roman" w:cs="Times New Roman"/>
                <w:sz w:val="20"/>
                <w:szCs w:val="20"/>
              </w:rPr>
            </w:pPr>
            <w:ins w:id="856" w:author="Microsoft account" w:date="2021-08-30T23:43:00Z">
              <w:r w:rsidRPr="00580A1F">
                <w:rPr>
                  <w:rFonts w:ascii="Times New Roman" w:hAnsi="Times New Roman" w:cs="Times New Roman"/>
                  <w:sz w:val="20"/>
                  <w:szCs w:val="20"/>
                </w:rPr>
                <w:t>66.97%</w:t>
              </w:r>
            </w:ins>
          </w:p>
        </w:tc>
      </w:tr>
      <w:tr w:rsidR="00BA1EF7" w14:paraId="0D8C884F" w14:textId="77777777" w:rsidTr="00BA1EF7">
        <w:tblPrEx>
          <w:tblW w:w="0" w:type="auto"/>
          <w:tblPrExChange w:id="857" w:author="Microsoft account" w:date="2021-08-31T22:24:00Z">
            <w:tblPrEx>
              <w:tblW w:w="0" w:type="auto"/>
            </w:tblPrEx>
          </w:tblPrExChange>
        </w:tblPrEx>
        <w:trPr>
          <w:ins w:id="858" w:author="Microsoft account" w:date="2021-08-30T23:43:00Z"/>
        </w:trPr>
        <w:tc>
          <w:tcPr>
            <w:tcW w:w="1637" w:type="dxa"/>
            <w:tcPrChange w:id="859" w:author="Microsoft account" w:date="2021-08-31T22:24:00Z">
              <w:tcPr>
                <w:tcW w:w="1843" w:type="dxa"/>
                <w:gridSpan w:val="2"/>
              </w:tcPr>
            </w:tcPrChange>
          </w:tcPr>
          <w:p w14:paraId="22FED504" w14:textId="77777777" w:rsidR="00BA1EF7" w:rsidRDefault="00BA1EF7" w:rsidP="00861082">
            <w:pPr>
              <w:jc w:val="both"/>
              <w:rPr>
                <w:ins w:id="860" w:author="Microsoft account" w:date="2021-08-30T23:43:00Z"/>
                <w:rFonts w:ascii="Times New Roman" w:hAnsi="Times New Roman" w:cs="Times New Roman"/>
                <w:sz w:val="20"/>
                <w:szCs w:val="20"/>
              </w:rPr>
            </w:pPr>
            <w:ins w:id="861" w:author="Microsoft account" w:date="2021-08-30T23:43:00Z">
              <w:r>
                <w:rPr>
                  <w:rFonts w:ascii="Times New Roman" w:hAnsi="Times New Roman" w:cs="Times New Roman"/>
                  <w:sz w:val="20"/>
                  <w:szCs w:val="20"/>
                </w:rPr>
                <w:t>MICS 2019</w:t>
              </w:r>
            </w:ins>
          </w:p>
        </w:tc>
        <w:tc>
          <w:tcPr>
            <w:tcW w:w="1659" w:type="dxa"/>
            <w:tcPrChange w:id="862" w:author="Microsoft account" w:date="2021-08-31T22:24:00Z">
              <w:tcPr>
                <w:tcW w:w="1851" w:type="dxa"/>
              </w:tcPr>
            </w:tcPrChange>
          </w:tcPr>
          <w:p w14:paraId="253ECAB4" w14:textId="77777777" w:rsidR="00BA1EF7" w:rsidRPr="00DF3E86" w:rsidRDefault="00BA1EF7" w:rsidP="00861082">
            <w:pPr>
              <w:jc w:val="both"/>
              <w:rPr>
                <w:ins w:id="863" w:author="Microsoft account" w:date="2021-08-30T23:43:00Z"/>
                <w:rFonts w:ascii="Times New Roman" w:hAnsi="Times New Roman" w:cs="Times New Roman"/>
                <w:sz w:val="20"/>
                <w:szCs w:val="20"/>
              </w:rPr>
            </w:pPr>
            <w:ins w:id="864" w:author="Microsoft account" w:date="2021-08-30T23:43:00Z">
              <w:r w:rsidRPr="009D3138">
                <w:rPr>
                  <w:rFonts w:ascii="Times New Roman" w:hAnsi="Times New Roman" w:cs="Times New Roman"/>
                  <w:sz w:val="20"/>
                  <w:szCs w:val="20"/>
                </w:rPr>
                <w:t>6335.91</w:t>
              </w:r>
            </w:ins>
          </w:p>
        </w:tc>
        <w:tc>
          <w:tcPr>
            <w:tcW w:w="1651" w:type="dxa"/>
            <w:tcPrChange w:id="865" w:author="Microsoft account" w:date="2021-08-31T22:24:00Z">
              <w:tcPr>
                <w:tcW w:w="1866" w:type="dxa"/>
                <w:gridSpan w:val="2"/>
              </w:tcPr>
            </w:tcPrChange>
          </w:tcPr>
          <w:p w14:paraId="74F32378" w14:textId="77777777" w:rsidR="00BA1EF7" w:rsidRPr="00DF3E86" w:rsidRDefault="00BA1EF7" w:rsidP="00861082">
            <w:pPr>
              <w:jc w:val="both"/>
              <w:rPr>
                <w:ins w:id="866" w:author="Microsoft account" w:date="2021-08-30T23:43:00Z"/>
                <w:rFonts w:ascii="Times New Roman" w:hAnsi="Times New Roman" w:cs="Times New Roman"/>
                <w:sz w:val="20"/>
                <w:szCs w:val="20"/>
              </w:rPr>
            </w:pPr>
            <w:ins w:id="867" w:author="Microsoft account" w:date="2021-08-30T23:43:00Z">
              <w:r w:rsidRPr="009D3138">
                <w:rPr>
                  <w:rFonts w:ascii="Times New Roman" w:hAnsi="Times New Roman" w:cs="Times New Roman"/>
                  <w:sz w:val="20"/>
                  <w:szCs w:val="20"/>
                </w:rPr>
                <w:t>0.0003</w:t>
              </w:r>
            </w:ins>
          </w:p>
        </w:tc>
        <w:tc>
          <w:tcPr>
            <w:tcW w:w="1528" w:type="dxa"/>
            <w:tcPrChange w:id="868" w:author="Microsoft account" w:date="2021-08-31T22:24:00Z">
              <w:tcPr>
                <w:tcW w:w="1713" w:type="dxa"/>
              </w:tcPr>
            </w:tcPrChange>
          </w:tcPr>
          <w:p w14:paraId="2EA4A8C2" w14:textId="77777777" w:rsidR="00BA1EF7" w:rsidRPr="00FD036A" w:rsidRDefault="00BA1EF7" w:rsidP="00861082">
            <w:pPr>
              <w:jc w:val="both"/>
              <w:rPr>
                <w:ins w:id="869" w:author="Microsoft account" w:date="2021-08-30T23:43:00Z"/>
                <w:rFonts w:ascii="Times New Roman" w:hAnsi="Times New Roman" w:cs="Times New Roman"/>
                <w:sz w:val="20"/>
                <w:szCs w:val="20"/>
              </w:rPr>
            </w:pPr>
            <w:ins w:id="870" w:author="Microsoft account" w:date="2021-08-30T23:43:00Z">
              <w:r>
                <w:rPr>
                  <w:rFonts w:ascii="Times New Roman" w:hAnsi="Times New Roman" w:cs="Times New Roman"/>
                  <w:sz w:val="20"/>
                  <w:szCs w:val="20"/>
                </w:rPr>
                <w:t>0.6570</w:t>
              </w:r>
            </w:ins>
          </w:p>
        </w:tc>
        <w:tc>
          <w:tcPr>
            <w:tcW w:w="1627" w:type="dxa"/>
            <w:tcPrChange w:id="871" w:author="Microsoft account" w:date="2021-08-31T22:24:00Z">
              <w:tcPr>
                <w:tcW w:w="1833" w:type="dxa"/>
                <w:gridSpan w:val="2"/>
              </w:tcPr>
            </w:tcPrChange>
          </w:tcPr>
          <w:p w14:paraId="7DEADF2F" w14:textId="77777777" w:rsidR="00BA1EF7" w:rsidRPr="00FD036A" w:rsidRDefault="00BA1EF7" w:rsidP="00861082">
            <w:pPr>
              <w:jc w:val="both"/>
              <w:rPr>
                <w:ins w:id="872" w:author="Microsoft account" w:date="2021-08-30T23:43:00Z"/>
                <w:rFonts w:ascii="Times New Roman" w:hAnsi="Times New Roman" w:cs="Times New Roman"/>
                <w:sz w:val="20"/>
                <w:szCs w:val="20"/>
              </w:rPr>
            </w:pPr>
            <w:ins w:id="873" w:author="Microsoft account" w:date="2021-08-30T23:43:00Z">
              <w:r w:rsidRPr="00D450C4">
                <w:rPr>
                  <w:rFonts w:ascii="Times New Roman" w:hAnsi="Times New Roman" w:cs="Times New Roman"/>
                  <w:sz w:val="20"/>
                  <w:szCs w:val="20"/>
                </w:rPr>
                <w:t>&lt;0.001</w:t>
              </w:r>
            </w:ins>
          </w:p>
        </w:tc>
        <w:tc>
          <w:tcPr>
            <w:tcW w:w="1521" w:type="dxa"/>
            <w:tcPrChange w:id="874" w:author="Microsoft account" w:date="2021-08-31T22:24:00Z">
              <w:tcPr>
                <w:tcW w:w="1836" w:type="dxa"/>
              </w:tcPr>
            </w:tcPrChange>
          </w:tcPr>
          <w:p w14:paraId="6A9CC9E4" w14:textId="524F84A4" w:rsidR="00BA1EF7" w:rsidRPr="00FD036A" w:rsidRDefault="00723344" w:rsidP="00861082">
            <w:pPr>
              <w:jc w:val="both"/>
              <w:rPr>
                <w:ins w:id="875" w:author="Microsoft account" w:date="2021-08-31T22:24:00Z"/>
                <w:rFonts w:ascii="Times New Roman" w:hAnsi="Times New Roman" w:cs="Times New Roman"/>
                <w:sz w:val="20"/>
                <w:szCs w:val="20"/>
              </w:rPr>
            </w:pPr>
            <w:ins w:id="876" w:author="Microsoft account" w:date="2021-08-31T22:25:00Z">
              <w:r>
                <w:rPr>
                  <w:rFonts w:ascii="Times New Roman" w:hAnsi="Times New Roman" w:cs="Times New Roman"/>
                  <w:sz w:val="20"/>
                  <w:szCs w:val="20"/>
                </w:rPr>
                <w:t>17.65</w:t>
              </w:r>
            </w:ins>
          </w:p>
        </w:tc>
        <w:tc>
          <w:tcPr>
            <w:tcW w:w="1521" w:type="dxa"/>
            <w:tcPrChange w:id="877" w:author="Microsoft account" w:date="2021-08-31T22:24:00Z">
              <w:tcPr>
                <w:tcW w:w="1836" w:type="dxa"/>
                <w:gridSpan w:val="2"/>
              </w:tcPr>
            </w:tcPrChange>
          </w:tcPr>
          <w:p w14:paraId="14FA67B0" w14:textId="590D9D4A" w:rsidR="00BA1EF7" w:rsidRPr="00FD036A" w:rsidRDefault="00723344" w:rsidP="00861082">
            <w:pPr>
              <w:jc w:val="both"/>
              <w:rPr>
                <w:ins w:id="878" w:author="Microsoft account" w:date="2021-08-31T22:24:00Z"/>
                <w:rFonts w:ascii="Times New Roman" w:hAnsi="Times New Roman" w:cs="Times New Roman"/>
                <w:sz w:val="20"/>
                <w:szCs w:val="20"/>
              </w:rPr>
            </w:pPr>
            <w:ins w:id="879" w:author="Microsoft account" w:date="2021-08-31T22:26:00Z">
              <w:r>
                <w:rPr>
                  <w:rFonts w:ascii="Times New Roman" w:hAnsi="Times New Roman" w:cs="Times New Roman"/>
                  <w:sz w:val="20"/>
                  <w:szCs w:val="20"/>
                </w:rPr>
                <w:t>&lt;0.001</w:t>
              </w:r>
            </w:ins>
          </w:p>
        </w:tc>
        <w:tc>
          <w:tcPr>
            <w:tcW w:w="1806" w:type="dxa"/>
            <w:tcPrChange w:id="880" w:author="Microsoft account" w:date="2021-08-31T22:24:00Z">
              <w:tcPr>
                <w:tcW w:w="2008" w:type="dxa"/>
                <w:gridSpan w:val="2"/>
              </w:tcPr>
            </w:tcPrChange>
          </w:tcPr>
          <w:p w14:paraId="3680FD92" w14:textId="58A03411" w:rsidR="00BA1EF7" w:rsidRDefault="00BA1EF7" w:rsidP="00861082">
            <w:pPr>
              <w:jc w:val="both"/>
              <w:rPr>
                <w:ins w:id="881" w:author="Microsoft account" w:date="2021-08-30T23:43:00Z"/>
                <w:rFonts w:ascii="Times New Roman" w:hAnsi="Times New Roman" w:cs="Times New Roman"/>
                <w:sz w:val="20"/>
                <w:szCs w:val="20"/>
              </w:rPr>
            </w:pPr>
            <w:ins w:id="882" w:author="Microsoft account" w:date="2021-08-30T23:43:00Z">
              <w:r w:rsidRPr="00FD036A">
                <w:rPr>
                  <w:rFonts w:ascii="Times New Roman" w:hAnsi="Times New Roman" w:cs="Times New Roman"/>
                  <w:sz w:val="20"/>
                  <w:szCs w:val="20"/>
                </w:rPr>
                <w:t>63.06%</w:t>
              </w:r>
            </w:ins>
          </w:p>
        </w:tc>
      </w:tr>
    </w:tbl>
    <w:p w14:paraId="6B38E41D" w14:textId="77777777" w:rsidR="00663BA1" w:rsidRPr="00F820E4" w:rsidRDefault="00663BA1" w:rsidP="00F820E4">
      <w:pPr>
        <w:spacing w:after="0" w:line="240" w:lineRule="auto"/>
        <w:jc w:val="both"/>
        <w:rPr>
          <w:rFonts w:ascii="Times New Roman" w:hAnsi="Times New Roman" w:cs="Times New Roman"/>
          <w:sz w:val="20"/>
          <w:szCs w:val="20"/>
        </w:rPr>
      </w:pPr>
    </w:p>
    <w:p w14:paraId="06402DED" w14:textId="77777777" w:rsidR="00182FA3" w:rsidRPr="00F820E4" w:rsidRDefault="00182FA3" w:rsidP="00F820E4">
      <w:pPr>
        <w:spacing w:after="0" w:line="240" w:lineRule="auto"/>
        <w:jc w:val="both"/>
        <w:rPr>
          <w:rFonts w:ascii="Times New Roman" w:hAnsi="Times New Roman" w:cs="Times New Roman"/>
          <w:sz w:val="20"/>
          <w:szCs w:val="20"/>
        </w:rPr>
      </w:pPr>
    </w:p>
    <w:p w14:paraId="672E8149" w14:textId="77777777" w:rsidR="00182FA3" w:rsidRPr="00F820E4" w:rsidRDefault="00182FA3" w:rsidP="00F820E4">
      <w:pPr>
        <w:spacing w:after="0" w:line="240" w:lineRule="auto"/>
        <w:jc w:val="both"/>
        <w:rPr>
          <w:rFonts w:ascii="Times New Roman" w:hAnsi="Times New Roman" w:cs="Times New Roman"/>
          <w:sz w:val="20"/>
          <w:szCs w:val="20"/>
        </w:rPr>
      </w:pPr>
    </w:p>
    <w:p w14:paraId="7E22C374" w14:textId="77777777" w:rsidR="00182FA3" w:rsidRPr="00F820E4" w:rsidRDefault="00182FA3" w:rsidP="00F820E4">
      <w:pPr>
        <w:spacing w:after="0" w:line="240" w:lineRule="auto"/>
        <w:jc w:val="both"/>
        <w:rPr>
          <w:rFonts w:ascii="Times New Roman" w:hAnsi="Times New Roman" w:cs="Times New Roman"/>
          <w:sz w:val="20"/>
          <w:szCs w:val="20"/>
        </w:rPr>
      </w:pPr>
    </w:p>
    <w:p w14:paraId="3E34AE24" w14:textId="77777777" w:rsidR="00182FA3" w:rsidRPr="00F820E4" w:rsidRDefault="00182FA3" w:rsidP="00F820E4">
      <w:pPr>
        <w:spacing w:after="0" w:line="240" w:lineRule="auto"/>
        <w:jc w:val="both"/>
        <w:rPr>
          <w:rFonts w:ascii="Times New Roman" w:hAnsi="Times New Roman" w:cs="Times New Roman"/>
          <w:b/>
          <w:sz w:val="20"/>
          <w:szCs w:val="20"/>
        </w:rPr>
      </w:pPr>
    </w:p>
    <w:sectPr w:rsidR="00182FA3" w:rsidRPr="00F820E4" w:rsidSect="00257613">
      <w:pgSz w:w="15840" w:h="12240" w:orient="landscape"/>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Chowdhury,Muhammad Abdul Baker" w:date="2021-07-30T21:08:00Z" w:initials="CAB">
    <w:p w14:paraId="508A9E0F" w14:textId="388C00CF" w:rsidR="005E0887" w:rsidRDefault="005E0887">
      <w:pPr>
        <w:pStyle w:val="CommentText"/>
      </w:pPr>
      <w:r>
        <w:rPr>
          <w:rStyle w:val="CommentReference"/>
        </w:rPr>
        <w:annotationRef/>
      </w:r>
      <w:r>
        <w:t xml:space="preserve">Need a better title. </w:t>
      </w:r>
    </w:p>
  </w:comment>
  <w:comment w:id="96" w:author="Md Haque" w:date="2021-07-30T18:02:00Z" w:initials="MH">
    <w:p w14:paraId="0283FC30" w14:textId="77777777" w:rsidR="005E0887" w:rsidRDefault="005E0887" w:rsidP="00F56043">
      <w:pPr>
        <w:pStyle w:val="CommentText"/>
      </w:pPr>
      <w:r>
        <w:rPr>
          <w:rStyle w:val="CommentReference"/>
        </w:rPr>
        <w:annotationRef/>
      </w:r>
      <w:r>
        <w:t xml:space="preserve">Overall, great job! Careful review of some sentence structures, word selection, and spelling would be helpful. </w:t>
      </w:r>
    </w:p>
  </w:comment>
  <w:comment w:id="97" w:author="Chowdhury,Muhammad Abdul Baker" w:date="2021-07-30T21:42:00Z" w:initials="CAB">
    <w:p w14:paraId="797D2AB8" w14:textId="6C2EB1E3" w:rsidR="005E0887" w:rsidRDefault="005E0887">
      <w:pPr>
        <w:pStyle w:val="CommentText"/>
      </w:pPr>
      <w:r>
        <w:rPr>
          <w:rStyle w:val="CommentReference"/>
        </w:rPr>
        <w:annotationRef/>
      </w:r>
      <w:r>
        <w:t xml:space="preserve">Nice introduction. See the comments and edits. Needs some improvements in the justification of the study. </w:t>
      </w:r>
    </w:p>
  </w:comment>
  <w:comment w:id="110" w:author="Chowdhury,Muhammad Abdul Baker" w:date="2021-07-30T21:13:00Z" w:initials="CAB">
    <w:p w14:paraId="35E14163" w14:textId="19F487AD" w:rsidR="005E0887" w:rsidRDefault="005E0887">
      <w:pPr>
        <w:pStyle w:val="CommentText"/>
      </w:pPr>
      <w:r>
        <w:rPr>
          <w:rStyle w:val="CommentReference"/>
        </w:rPr>
        <w:annotationRef/>
      </w:r>
      <w:r>
        <w:t xml:space="preserve">Where? Worldwide? </w:t>
      </w:r>
    </w:p>
  </w:comment>
  <w:comment w:id="111" w:author="Microsoft account" w:date="2021-08-18T21:20:00Z" w:initials="Ma">
    <w:p w14:paraId="6261D18E" w14:textId="795CFD73" w:rsidR="005E0887" w:rsidRDefault="005E0887">
      <w:pPr>
        <w:pStyle w:val="CommentText"/>
      </w:pPr>
      <w:r>
        <w:rPr>
          <w:rStyle w:val="CommentReference"/>
        </w:rPr>
        <w:annotationRef/>
      </w:r>
      <w:r>
        <w:t>Yes</w:t>
      </w:r>
    </w:p>
  </w:comment>
  <w:comment w:id="116" w:author="Chowdhury,Muhammad Abdul Baker" w:date="2021-07-30T21:13:00Z" w:initials="CAB">
    <w:p w14:paraId="0990089D" w14:textId="77777777" w:rsidR="005E0887" w:rsidRDefault="005E0887" w:rsidP="00084AF8">
      <w:pPr>
        <w:pStyle w:val="CommentText"/>
      </w:pPr>
      <w:r>
        <w:rPr>
          <w:rStyle w:val="CommentReference"/>
        </w:rPr>
        <w:annotationRef/>
      </w:r>
      <w:r>
        <w:t xml:space="preserve">Where? Worldwide? </w:t>
      </w:r>
    </w:p>
  </w:comment>
  <w:comment w:id="117" w:author="Microsoft account" w:date="2021-08-18T21:20:00Z" w:initials="Ma">
    <w:p w14:paraId="75A71BD7" w14:textId="77777777" w:rsidR="005E0887" w:rsidRDefault="005E0887" w:rsidP="00084AF8">
      <w:pPr>
        <w:pStyle w:val="CommentText"/>
      </w:pPr>
      <w:r>
        <w:rPr>
          <w:rStyle w:val="CommentReference"/>
        </w:rPr>
        <w:annotationRef/>
      </w:r>
      <w:r>
        <w:t>Yes</w:t>
      </w:r>
    </w:p>
  </w:comment>
  <w:comment w:id="120" w:author="Chowdhury,Muhammad Abdul Baker" w:date="2021-07-30T21:14:00Z" w:initials="CAB">
    <w:p w14:paraId="7DFA3AF8" w14:textId="0DD84BAE" w:rsidR="005E0887" w:rsidRDefault="005E0887">
      <w:pPr>
        <w:pStyle w:val="CommentText"/>
      </w:pPr>
      <w:r>
        <w:rPr>
          <w:rStyle w:val="CommentReference"/>
        </w:rPr>
        <w:annotationRef/>
      </w:r>
      <w:r>
        <w:t xml:space="preserve">This can be merged with the previous paragraph; we do not need to focus on SSA here. Rather the paragraph should start with eh next sentence about S-Asia. </w:t>
      </w:r>
    </w:p>
  </w:comment>
  <w:comment w:id="124" w:author="Chowdhury,Muhammad Abdul Baker" w:date="2021-07-30T21:17:00Z" w:initials="CAB">
    <w:p w14:paraId="4AB3339B" w14:textId="1B46CC80" w:rsidR="005E0887" w:rsidRDefault="005E0887">
      <w:pPr>
        <w:pStyle w:val="CommentText"/>
      </w:pPr>
      <w:r>
        <w:rPr>
          <w:rStyle w:val="CommentReference"/>
        </w:rPr>
        <w:annotationRef/>
      </w:r>
      <w:r>
        <w:t xml:space="preserve">You can write infection and deaths per 100000 and by sex. </w:t>
      </w:r>
    </w:p>
  </w:comment>
  <w:comment w:id="125" w:author="Microsoft account" w:date="2021-08-19T16:12:00Z" w:initials="Ma">
    <w:p w14:paraId="0DC1975B" w14:textId="5A676136" w:rsidR="005E0887" w:rsidRDefault="005E0887">
      <w:pPr>
        <w:pStyle w:val="CommentText"/>
      </w:pPr>
      <w:r>
        <w:rPr>
          <w:rStyle w:val="CommentReference"/>
        </w:rPr>
        <w:annotationRef/>
      </w:r>
      <w:r>
        <w:t>I can manage only this type of information</w:t>
      </w:r>
    </w:p>
  </w:comment>
  <w:comment w:id="126" w:author="Md Haque" w:date="2021-07-30T17:48:00Z" w:initials="MH">
    <w:p w14:paraId="33F61415" w14:textId="1C6E6706" w:rsidR="005E0887" w:rsidRDefault="005E0887" w:rsidP="002E1C77">
      <w:pPr>
        <w:pStyle w:val="CommentText"/>
      </w:pPr>
      <w:r>
        <w:rPr>
          <w:rStyle w:val="CommentReference"/>
        </w:rPr>
        <w:annotationRef/>
      </w:r>
      <w:r>
        <w:t xml:space="preserve">This message is not clear. Yearly average??The reference is also from 2018, which seems contradictory. Maybe </w:t>
      </w:r>
      <w:proofErr w:type="spellStart"/>
      <w:r>
        <w:t>i</w:t>
      </w:r>
      <w:proofErr w:type="spellEnd"/>
      <w:r>
        <w:t xml:space="preserve"> </w:t>
      </w:r>
      <w:proofErr w:type="spellStart"/>
      <w:r>
        <w:t>didn</w:t>
      </w:r>
      <w:proofErr w:type="gramStart"/>
      <w:r>
        <w:t>;t</w:t>
      </w:r>
      <w:proofErr w:type="spellEnd"/>
      <w:proofErr w:type="gramEnd"/>
      <w:r>
        <w:t xml:space="preserve"> get it.</w:t>
      </w:r>
    </w:p>
  </w:comment>
  <w:comment w:id="127" w:author="Microsoft account" w:date="2021-08-19T16:12:00Z" w:initials="Ma">
    <w:p w14:paraId="660ACEC5" w14:textId="7B3F1292" w:rsidR="005E0887" w:rsidRDefault="005E0887">
      <w:pPr>
        <w:pStyle w:val="CommentText"/>
      </w:pPr>
      <w:r>
        <w:rPr>
          <w:rStyle w:val="CommentReference"/>
        </w:rPr>
        <w:annotationRef/>
      </w:r>
      <w:r>
        <w:t>Changed</w:t>
      </w:r>
    </w:p>
  </w:comment>
  <w:comment w:id="153" w:author="Md Haque" w:date="2021-07-30T17:49:00Z" w:initials="MH">
    <w:p w14:paraId="105FFFA0" w14:textId="77777777" w:rsidR="005E0887" w:rsidRDefault="005E0887" w:rsidP="00F56043">
      <w:pPr>
        <w:pStyle w:val="CommentText"/>
      </w:pPr>
      <w:r>
        <w:rPr>
          <w:rStyle w:val="CommentReference"/>
        </w:rPr>
        <w:annotationRef/>
      </w:r>
      <w:r>
        <w:t>I would add responsible here.</w:t>
      </w:r>
    </w:p>
  </w:comment>
  <w:comment w:id="154" w:author="Chowdhury,Muhammad Abdul Baker" w:date="2021-07-30T21:18:00Z" w:initials="CAB">
    <w:p w14:paraId="7C81F805" w14:textId="0C396231" w:rsidR="005E0887" w:rsidRDefault="005E0887">
      <w:pPr>
        <w:pStyle w:val="CommentText"/>
      </w:pPr>
      <w:r>
        <w:rPr>
          <w:rStyle w:val="CommentReference"/>
        </w:rPr>
        <w:annotationRef/>
      </w:r>
      <w:r>
        <w:t xml:space="preserve">Did you mean spreading /increasing? </w:t>
      </w:r>
    </w:p>
  </w:comment>
  <w:comment w:id="155" w:author="Microsoft account" w:date="2021-08-19T16:28:00Z" w:initials="Ma">
    <w:p w14:paraId="291A51E2" w14:textId="1D83515F" w:rsidR="005E0887" w:rsidRDefault="005E0887">
      <w:pPr>
        <w:pStyle w:val="CommentText"/>
      </w:pPr>
      <w:r>
        <w:rPr>
          <w:rStyle w:val="CommentReference"/>
        </w:rPr>
        <w:annotationRef/>
      </w:r>
      <w:r>
        <w:t>Yes</w:t>
      </w:r>
    </w:p>
  </w:comment>
  <w:comment w:id="160" w:author="Chowdhury,Muhammad Abdul Baker" w:date="2021-07-30T21:34:00Z" w:initials="CAB">
    <w:p w14:paraId="79986C57" w14:textId="4D7D25BF" w:rsidR="005E0887" w:rsidRDefault="005E0887">
      <w:pPr>
        <w:pStyle w:val="CommentText"/>
      </w:pPr>
      <w:r>
        <w:rPr>
          <w:rStyle w:val="CommentReference"/>
        </w:rPr>
        <w:annotationRef/>
      </w:r>
      <w:r>
        <w:t xml:space="preserve">Add a sentence about sex towards the end of previous paragraph and then start talking about women in this paragraph. </w:t>
      </w:r>
    </w:p>
  </w:comment>
  <w:comment w:id="161" w:author="Microsoft account" w:date="2021-08-31T00:05:00Z" w:initials="Ma">
    <w:p w14:paraId="445A3A42" w14:textId="57D1BF36" w:rsidR="005E0887" w:rsidRDefault="005E0887">
      <w:pPr>
        <w:pStyle w:val="CommentText"/>
      </w:pPr>
      <w:r>
        <w:rPr>
          <w:rStyle w:val="CommentReference"/>
        </w:rPr>
        <w:annotationRef/>
      </w:r>
      <w:r>
        <w:t>Done</w:t>
      </w:r>
    </w:p>
  </w:comment>
  <w:comment w:id="162" w:author="Md Haque" w:date="2021-07-30T17:51:00Z" w:initials="MH">
    <w:p w14:paraId="63FEF515" w14:textId="77777777" w:rsidR="005E0887" w:rsidRDefault="005E0887" w:rsidP="00F56043">
      <w:pPr>
        <w:pStyle w:val="CommentText"/>
      </w:pPr>
      <w:r>
        <w:rPr>
          <w:rStyle w:val="CommentReference"/>
        </w:rPr>
        <w:annotationRef/>
      </w:r>
      <w:r>
        <w:t>I would prefer restructuring these sentences to convey the message clearly.</w:t>
      </w:r>
    </w:p>
  </w:comment>
  <w:comment w:id="163" w:author="Microsoft account" w:date="2021-08-31T00:11:00Z" w:initials="Ma">
    <w:p w14:paraId="64EE9D84" w14:textId="039EDEC4" w:rsidR="005E0887" w:rsidRDefault="005E0887">
      <w:pPr>
        <w:pStyle w:val="CommentText"/>
      </w:pPr>
      <w:r>
        <w:rPr>
          <w:rStyle w:val="CommentReference"/>
        </w:rPr>
        <w:annotationRef/>
      </w:r>
      <w:r>
        <w:t>Done</w:t>
      </w:r>
    </w:p>
  </w:comment>
  <w:comment w:id="171" w:author="Md Haque" w:date="2021-07-30T17:49:00Z" w:initials="MH">
    <w:p w14:paraId="0A2AE779" w14:textId="77777777" w:rsidR="005E0887" w:rsidRDefault="005E0887" w:rsidP="00083A36">
      <w:pPr>
        <w:pStyle w:val="CommentText"/>
      </w:pPr>
      <w:r>
        <w:rPr>
          <w:rStyle w:val="CommentReference"/>
        </w:rPr>
        <w:annotationRef/>
      </w:r>
      <w:r>
        <w:t>I would add responsible here.</w:t>
      </w:r>
    </w:p>
  </w:comment>
  <w:comment w:id="172" w:author="Chowdhury,Muhammad Abdul Baker" w:date="2021-07-30T21:18:00Z" w:initials="CAB">
    <w:p w14:paraId="2AFEC561" w14:textId="77777777" w:rsidR="005E0887" w:rsidRDefault="005E0887" w:rsidP="00083A36">
      <w:pPr>
        <w:pStyle w:val="CommentText"/>
      </w:pPr>
      <w:r>
        <w:rPr>
          <w:rStyle w:val="CommentReference"/>
        </w:rPr>
        <w:annotationRef/>
      </w:r>
      <w:r>
        <w:t xml:space="preserve">Did you mean spreading /increasing? </w:t>
      </w:r>
    </w:p>
  </w:comment>
  <w:comment w:id="173" w:author="Microsoft account" w:date="2021-08-19T16:28:00Z" w:initials="Ma">
    <w:p w14:paraId="0AE6F6F7" w14:textId="77777777" w:rsidR="005E0887" w:rsidRDefault="005E0887" w:rsidP="00083A36">
      <w:pPr>
        <w:pStyle w:val="CommentText"/>
      </w:pPr>
      <w:r>
        <w:rPr>
          <w:rStyle w:val="CommentReference"/>
        </w:rPr>
        <w:annotationRef/>
      </w:r>
      <w:r>
        <w:t>Yes</w:t>
      </w:r>
    </w:p>
  </w:comment>
  <w:comment w:id="178" w:author="Chowdhury,Muhammad Abdul Baker" w:date="2021-07-30T21:36:00Z" w:initials="CAB">
    <w:p w14:paraId="24BA6626" w14:textId="5AE9FE66" w:rsidR="005E0887" w:rsidRDefault="005E0887">
      <w:pPr>
        <w:pStyle w:val="CommentText"/>
      </w:pPr>
      <w:r>
        <w:rPr>
          <w:rStyle w:val="CommentReference"/>
        </w:rPr>
        <w:annotationRef/>
      </w:r>
      <w:r>
        <w:t xml:space="preserve">Do we need this heading? </w:t>
      </w:r>
    </w:p>
  </w:comment>
  <w:comment w:id="184" w:author="Chowdhury,Muhammad Abdul Baker" w:date="2021-07-30T21:41:00Z" w:initials="CAB">
    <w:p w14:paraId="455EE042" w14:textId="7BEE9760" w:rsidR="005E0887" w:rsidRDefault="005E0887">
      <w:pPr>
        <w:pStyle w:val="CommentText"/>
      </w:pPr>
      <w:r>
        <w:rPr>
          <w:rStyle w:val="CommentReference"/>
        </w:rPr>
        <w:annotationRef/>
      </w:r>
      <w:r>
        <w:t xml:space="preserve">This can go to discussion. </w:t>
      </w:r>
    </w:p>
  </w:comment>
  <w:comment w:id="188" w:author="Chowdhury,Muhammad Abdul Baker" w:date="2021-07-30T21:41:00Z" w:initials="CAB">
    <w:p w14:paraId="05039767" w14:textId="267621E1" w:rsidR="005E0887" w:rsidRDefault="005E0887">
      <w:pPr>
        <w:pStyle w:val="CommentText"/>
      </w:pPr>
      <w:r>
        <w:rPr>
          <w:rStyle w:val="CommentReference"/>
        </w:rPr>
        <w:annotationRef/>
      </w:r>
      <w:r>
        <w:t xml:space="preserve">Same as before, move this to discussion. We do not need to talk other countries other than Bangladesh at this point. </w:t>
      </w:r>
    </w:p>
  </w:comment>
  <w:comment w:id="207" w:author="Chowdhury,Muhammad Abdul Baker" w:date="2021-07-30T22:29:00Z" w:initials="CAB">
    <w:p w14:paraId="22697218" w14:textId="5AE3DCE5" w:rsidR="005E0887" w:rsidRDefault="005E0887">
      <w:pPr>
        <w:pStyle w:val="CommentText"/>
      </w:pPr>
      <w:r>
        <w:rPr>
          <w:rStyle w:val="CommentReference"/>
        </w:rPr>
        <w:annotationRef/>
      </w:r>
      <w:r>
        <w:t xml:space="preserve">N1, N2 and N3, right? </w:t>
      </w:r>
    </w:p>
  </w:comment>
  <w:comment w:id="208" w:author="Microsoft account" w:date="2021-08-19T16:37:00Z" w:initials="Ma">
    <w:p w14:paraId="2D8557BB" w14:textId="73E7376A" w:rsidR="005E0887" w:rsidRDefault="005E0887">
      <w:pPr>
        <w:pStyle w:val="CommentText"/>
      </w:pPr>
      <w:r>
        <w:rPr>
          <w:rStyle w:val="CommentReference"/>
        </w:rPr>
        <w:annotationRef/>
      </w:r>
      <w:r>
        <w:t>Yes</w:t>
      </w:r>
    </w:p>
  </w:comment>
  <w:comment w:id="241" w:author="Chowdhury,Muhammad Abdul Baker" w:date="2021-07-30T22:27:00Z" w:initials="CAB">
    <w:p w14:paraId="328FE453" w14:textId="66129FFE" w:rsidR="005E0887" w:rsidRDefault="005E0887">
      <w:pPr>
        <w:pStyle w:val="CommentText"/>
      </w:pPr>
      <w:r>
        <w:rPr>
          <w:rStyle w:val="CommentReference"/>
        </w:rPr>
        <w:annotationRef/>
      </w:r>
      <w:proofErr w:type="spellStart"/>
      <w:r>
        <w:t>Its</w:t>
      </w:r>
      <w:proofErr w:type="spellEnd"/>
      <w:r>
        <w:t xml:space="preserve"> better to keep all figures and tables at the end of the manuscript. </w:t>
      </w:r>
    </w:p>
  </w:comment>
  <w:comment w:id="243" w:author="Chowdhury,Muhammad Abdul Baker" w:date="2021-07-30T22:30:00Z" w:initials="CAB">
    <w:p w14:paraId="1606804C" w14:textId="673764F2" w:rsidR="005E0887" w:rsidRDefault="005E0887">
      <w:pPr>
        <w:pStyle w:val="CommentText"/>
      </w:pPr>
      <w:r>
        <w:rPr>
          <w:rStyle w:val="CommentReference"/>
        </w:rPr>
        <w:annotationRef/>
      </w:r>
      <w:r>
        <w:t xml:space="preserve">Provide all those questions in a table as appendix and mention it in the text. </w:t>
      </w:r>
    </w:p>
  </w:comment>
  <w:comment w:id="244" w:author="Microsoft account" w:date="2021-08-19T16:40:00Z" w:initials="Ma">
    <w:p w14:paraId="2C975717" w14:textId="25DFF2B4" w:rsidR="005E0887" w:rsidRDefault="005E0887">
      <w:pPr>
        <w:pStyle w:val="CommentText"/>
      </w:pPr>
      <w:r>
        <w:rPr>
          <w:rStyle w:val="CommentReference"/>
        </w:rPr>
        <w:annotationRef/>
      </w:r>
      <w:r>
        <w:t>Table 1</w:t>
      </w:r>
    </w:p>
  </w:comment>
  <w:comment w:id="253" w:author="Chowdhury,Muhammad Abdul Baker" w:date="2021-07-30T22:32:00Z" w:initials="CAB">
    <w:p w14:paraId="213870A4" w14:textId="39D99321" w:rsidR="005E0887" w:rsidRDefault="005E0887">
      <w:pPr>
        <w:pStyle w:val="CommentText"/>
      </w:pPr>
      <w:r>
        <w:rPr>
          <w:rStyle w:val="CommentReference"/>
        </w:rPr>
        <w:annotationRef/>
      </w:r>
      <w:r>
        <w:t xml:space="preserve">Need to re-write this. You can paraphrase our </w:t>
      </w:r>
      <w:proofErr w:type="spellStart"/>
      <w:r>
        <w:t>plos</w:t>
      </w:r>
      <w:proofErr w:type="spellEnd"/>
      <w:r>
        <w:t xml:space="preserve"> article section here. </w:t>
      </w:r>
    </w:p>
    <w:p w14:paraId="4998AD68" w14:textId="7174CEE3" w:rsidR="005E0887" w:rsidRDefault="005E0887">
      <w:pPr>
        <w:pStyle w:val="CommentText"/>
      </w:pPr>
      <w:hyperlink r:id="rId1" w:history="1">
        <w:r w:rsidRPr="00D34437">
          <w:rPr>
            <w:rStyle w:val="Hyperlink"/>
          </w:rPr>
          <w:t>https://journals.plos.org/plosone/article?id=10.1371/journal.pone.0242864</w:t>
        </w:r>
      </w:hyperlink>
      <w:r>
        <w:t xml:space="preserve"> </w:t>
      </w:r>
    </w:p>
  </w:comment>
  <w:comment w:id="254" w:author="Microsoft account" w:date="2021-08-30T15:02:00Z" w:initials="Ma">
    <w:p w14:paraId="05C5AC1C" w14:textId="71A3471F" w:rsidR="005E0887" w:rsidRDefault="005E0887">
      <w:pPr>
        <w:pStyle w:val="CommentText"/>
      </w:pPr>
      <w:r>
        <w:rPr>
          <w:rStyle w:val="CommentReference"/>
        </w:rPr>
        <w:annotationRef/>
      </w:r>
      <w:r>
        <w:t>Done</w:t>
      </w:r>
    </w:p>
  </w:comment>
  <w:comment w:id="255" w:author="Md Jamal Uddin" w:date="2021-08-02T08:35:00Z" w:initials="MJU">
    <w:p w14:paraId="6FC4862C" w14:textId="77777777" w:rsidR="005E0887" w:rsidRDefault="005E0887">
      <w:pPr>
        <w:pStyle w:val="CommentText"/>
      </w:pPr>
      <w:r>
        <w:rPr>
          <w:rStyle w:val="CommentReference"/>
        </w:rPr>
        <w:annotationRef/>
      </w:r>
      <w:r>
        <w:t>Results section needs more elaboration. Read some methods section of this journal as we are going to submit this</w:t>
      </w:r>
    </w:p>
    <w:p w14:paraId="7FA018FE" w14:textId="77777777" w:rsidR="005E0887" w:rsidRDefault="005E0887">
      <w:pPr>
        <w:pStyle w:val="CommentText"/>
      </w:pPr>
    </w:p>
    <w:p w14:paraId="06B5BE7A" w14:textId="2E2A951A" w:rsidR="005E0887" w:rsidRDefault="005E0887">
      <w:pPr>
        <w:pStyle w:val="CommentText"/>
      </w:pPr>
      <w:hyperlink r:id="rId2" w:history="1">
        <w:r w:rsidRPr="0058410E">
          <w:rPr>
            <w:rStyle w:val="Hyperlink"/>
          </w:rPr>
          <w:t>https://www.tandfonline.com/action/doSearch?AllField=Factors+associated+with+knowledge+and+awareness+of+HIV%2FAIDS&amp;SeriesKey=rsah20</w:t>
        </w:r>
      </w:hyperlink>
    </w:p>
    <w:p w14:paraId="634E56D9" w14:textId="45FC9A3C" w:rsidR="005E0887" w:rsidRDefault="005E0887">
      <w:pPr>
        <w:pStyle w:val="CommentText"/>
      </w:pPr>
    </w:p>
  </w:comment>
  <w:comment w:id="256" w:author="Microsoft account" w:date="2021-08-19T21:25:00Z" w:initials="Ma">
    <w:p w14:paraId="3933E011" w14:textId="168C1C7D" w:rsidR="005E0887" w:rsidRDefault="005E0887">
      <w:pPr>
        <w:pStyle w:val="CommentText"/>
      </w:pPr>
      <w:r>
        <w:rPr>
          <w:rStyle w:val="CommentReference"/>
        </w:rPr>
        <w:annotationRef/>
      </w:r>
      <w:r>
        <w:t>They didn’t follow a specific method style</w:t>
      </w:r>
    </w:p>
  </w:comment>
  <w:comment w:id="259" w:author="Md Haque" w:date="2021-07-30T17:52:00Z" w:initials="MH">
    <w:p w14:paraId="2A605E7C" w14:textId="77777777" w:rsidR="005E0887" w:rsidRDefault="005E0887" w:rsidP="00F56043">
      <w:pPr>
        <w:pStyle w:val="CommentText"/>
      </w:pPr>
      <w:r>
        <w:rPr>
          <w:rStyle w:val="CommentReference"/>
        </w:rPr>
        <w:annotationRef/>
      </w:r>
      <w:proofErr w:type="gramStart"/>
      <w:r>
        <w:t>assess/measure</w:t>
      </w:r>
      <w:proofErr w:type="gramEnd"/>
      <w:r>
        <w:t xml:space="preserve"> would fit better.</w:t>
      </w:r>
    </w:p>
  </w:comment>
  <w:comment w:id="260" w:author="Md Haque" w:date="2021-07-30T17:54:00Z" w:initials="MH">
    <w:p w14:paraId="324103CA" w14:textId="77777777" w:rsidR="005E0887" w:rsidRDefault="005E0887" w:rsidP="00F56043">
      <w:pPr>
        <w:pStyle w:val="CommentText"/>
      </w:pPr>
      <w:r>
        <w:rPr>
          <w:rStyle w:val="CommentReference"/>
        </w:rPr>
        <w:annotationRef/>
      </w:r>
      <w:r>
        <w:t xml:space="preserve">Not the same thing. Adding the info about model performance measure would look good. </w:t>
      </w:r>
    </w:p>
  </w:comment>
  <w:comment w:id="340" w:author="Chowdhury,Muhammad Abdul Baker" w:date="2021-07-30T22:57:00Z" w:initials="CAB">
    <w:p w14:paraId="29F451A2" w14:textId="162F9B6A" w:rsidR="005E0887" w:rsidRDefault="005E0887">
      <w:pPr>
        <w:pStyle w:val="CommentText"/>
      </w:pPr>
      <w:r>
        <w:rPr>
          <w:rStyle w:val="CommentReference"/>
        </w:rPr>
        <w:annotationRef/>
      </w:r>
      <w:r>
        <w:t xml:space="preserve">Result section is a bit long, ned to more focused </w:t>
      </w:r>
      <w:proofErr w:type="spellStart"/>
      <w:r>
        <w:t>wrt</w:t>
      </w:r>
      <w:proofErr w:type="spellEnd"/>
      <w:r>
        <w:t xml:space="preserve"> objectives and report only key results. </w:t>
      </w:r>
    </w:p>
  </w:comment>
  <w:comment w:id="341" w:author="Microsoft account" w:date="2021-08-31T01:56:00Z" w:initials="Ma">
    <w:p w14:paraId="2695533A" w14:textId="734BC8CF" w:rsidR="005E0887" w:rsidRDefault="005E0887">
      <w:pPr>
        <w:pStyle w:val="CommentText"/>
      </w:pPr>
      <w:r>
        <w:rPr>
          <w:rStyle w:val="CommentReference"/>
        </w:rPr>
        <w:annotationRef/>
      </w:r>
      <w:r>
        <w:t>Done</w:t>
      </w:r>
    </w:p>
  </w:comment>
  <w:comment w:id="342" w:author="Md Jamal Uddin" w:date="2021-08-02T08:54:00Z" w:initials="MJU">
    <w:p w14:paraId="6B698918" w14:textId="2AA6B190" w:rsidR="005E0887" w:rsidRDefault="005E0887">
      <w:pPr>
        <w:pStyle w:val="CommentText"/>
      </w:pPr>
      <w:r>
        <w:rPr>
          <w:rStyle w:val="CommentReference"/>
        </w:rPr>
        <w:annotationRef/>
      </w:r>
      <w:r>
        <w:t>Can you make plots. Specially for outcome ….that would be great.</w:t>
      </w:r>
    </w:p>
  </w:comment>
  <w:comment w:id="343" w:author="Microsoft account" w:date="2021-08-19T22:13:00Z" w:initials="Ma">
    <w:p w14:paraId="0F47BB26" w14:textId="4B1F6602" w:rsidR="005E0887" w:rsidRDefault="005E0887">
      <w:pPr>
        <w:pStyle w:val="CommentText"/>
      </w:pPr>
      <w:r>
        <w:rPr>
          <w:rStyle w:val="CommentReference"/>
        </w:rPr>
        <w:annotationRef/>
      </w:r>
      <w:r>
        <w:t>Done</w:t>
      </w:r>
    </w:p>
  </w:comment>
  <w:comment w:id="361" w:author="Chowdhury,Muhammad Abdul Baker" w:date="2021-07-30T22:43:00Z" w:initials="CAB">
    <w:p w14:paraId="2209AA73" w14:textId="77777777" w:rsidR="005E0887" w:rsidRDefault="005E0887" w:rsidP="0070321C">
      <w:pPr>
        <w:pStyle w:val="CommentText"/>
      </w:pPr>
      <w:r>
        <w:rPr>
          <w:rStyle w:val="CommentReference"/>
        </w:rPr>
        <w:annotationRef/>
      </w:r>
      <w:r>
        <w:t>Why don’t we make a figure our of this/</w:t>
      </w:r>
    </w:p>
  </w:comment>
  <w:comment w:id="362" w:author="Microsoft account" w:date="2021-08-30T15:04:00Z" w:initials="Ma">
    <w:p w14:paraId="1FEC7231" w14:textId="1C256E5F" w:rsidR="005E0887" w:rsidRDefault="005E0887">
      <w:pPr>
        <w:pStyle w:val="CommentText"/>
      </w:pPr>
      <w:r>
        <w:rPr>
          <w:rStyle w:val="CommentReference"/>
        </w:rPr>
        <w:annotationRef/>
      </w:r>
      <w:r>
        <w:t>Done</w:t>
      </w:r>
    </w:p>
  </w:comment>
  <w:comment w:id="383" w:author="Chowdhury,Muhammad Abdul Baker" w:date="2021-07-30T22:35:00Z" w:initials="CAB">
    <w:p w14:paraId="6AEE262A" w14:textId="57757C8D" w:rsidR="005E0887" w:rsidRDefault="005E0887" w:rsidP="00482912">
      <w:pPr>
        <w:pStyle w:val="CommentText"/>
      </w:pPr>
      <w:r>
        <w:rPr>
          <w:rStyle w:val="CommentReference"/>
        </w:rPr>
        <w:annotationRef/>
      </w:r>
      <w:r>
        <w:t xml:space="preserve">Use score as we use “score” in the outcome. </w:t>
      </w:r>
    </w:p>
  </w:comment>
  <w:comment w:id="384" w:author="Microsoft account" w:date="2021-08-19T22:12:00Z" w:initials="Ma">
    <w:p w14:paraId="06B76533" w14:textId="3E52F32C" w:rsidR="005E0887" w:rsidRDefault="005E0887" w:rsidP="00482912">
      <w:pPr>
        <w:pStyle w:val="CommentText"/>
      </w:pPr>
      <w:r>
        <w:rPr>
          <w:rStyle w:val="CommentReference"/>
        </w:rPr>
        <w:annotationRef/>
      </w:r>
      <w:r>
        <w:t>This variable is before making score variable</w:t>
      </w:r>
    </w:p>
  </w:comment>
  <w:comment w:id="388" w:author="Chowdhury,Muhammad Abdul Baker" w:date="2021-07-30T22:42:00Z" w:initials="CAB">
    <w:p w14:paraId="7EDAD28C" w14:textId="5CD2F27E" w:rsidR="005E0887" w:rsidRDefault="005E0887">
      <w:pPr>
        <w:pStyle w:val="CommentText"/>
      </w:pPr>
      <w:r>
        <w:rPr>
          <w:rStyle w:val="CommentReference"/>
        </w:rPr>
        <w:annotationRef/>
      </w:r>
      <w:r>
        <w:t xml:space="preserve">Score comparison need to be mentioned in the method section. </w:t>
      </w:r>
      <w:proofErr w:type="gramStart"/>
      <w:r>
        <w:t>i.e</w:t>
      </w:r>
      <w:proofErr w:type="gramEnd"/>
      <w:r>
        <w:t xml:space="preserve">. high low. </w:t>
      </w:r>
    </w:p>
  </w:comment>
  <w:comment w:id="406" w:author="Chowdhury,Muhammad Abdul Baker" w:date="2021-07-30T22:43:00Z" w:initials="CAB">
    <w:p w14:paraId="120A2365" w14:textId="4F280008" w:rsidR="005E0887" w:rsidRDefault="005E0887">
      <w:pPr>
        <w:pStyle w:val="CommentText"/>
      </w:pPr>
      <w:r>
        <w:rPr>
          <w:rStyle w:val="CommentReference"/>
        </w:rPr>
        <w:annotationRef/>
      </w:r>
      <w:r>
        <w:t>Why don’t we make a figure our of this/</w:t>
      </w:r>
    </w:p>
  </w:comment>
  <w:comment w:id="429" w:author="Md Haque" w:date="2021-07-30T17:56:00Z" w:initials="MH">
    <w:p w14:paraId="17E165D0" w14:textId="77777777" w:rsidR="005E0887" w:rsidRDefault="005E0887">
      <w:pPr>
        <w:pStyle w:val="CommentText"/>
      </w:pPr>
      <w:r>
        <w:rPr>
          <w:rStyle w:val="CommentReference"/>
        </w:rPr>
        <w:annotationRef/>
      </w:r>
      <w:r>
        <w:t>Maintaining consistency in OR reporting would make it look good.</w:t>
      </w:r>
    </w:p>
    <w:p w14:paraId="3D0B9043" w14:textId="77777777" w:rsidR="005E0887" w:rsidRDefault="005E0887" w:rsidP="00F56043">
      <w:pPr>
        <w:pStyle w:val="CommentText"/>
      </w:pPr>
      <w:r>
        <w:t xml:space="preserve"> </w:t>
      </w:r>
    </w:p>
  </w:comment>
  <w:comment w:id="430" w:author="Microsoft account" w:date="2021-09-01T12:10:00Z" w:initials="Ma">
    <w:p w14:paraId="2BE6AF1C" w14:textId="303BEC69" w:rsidR="005E0887" w:rsidRDefault="005E0887">
      <w:pPr>
        <w:pStyle w:val="CommentText"/>
      </w:pPr>
      <w:r>
        <w:rPr>
          <w:rStyle w:val="CommentReference"/>
        </w:rPr>
        <w:annotationRef/>
      </w:r>
      <w:r>
        <w:t>Done</w:t>
      </w:r>
    </w:p>
  </w:comment>
  <w:comment w:id="499" w:author="Chowdhury,Muhammad Abdul Baker" w:date="2021-07-30T22:46:00Z" w:initials="CAB">
    <w:p w14:paraId="68FF9398" w14:textId="346DE91C" w:rsidR="005E0887" w:rsidRDefault="005E0887">
      <w:pPr>
        <w:pStyle w:val="CommentText"/>
      </w:pPr>
      <w:r>
        <w:rPr>
          <w:rStyle w:val="CommentReference"/>
        </w:rPr>
        <w:annotationRef/>
      </w:r>
      <w:r>
        <w:t xml:space="preserve">Also compare the roc curve significance </w:t>
      </w:r>
    </w:p>
  </w:comment>
  <w:comment w:id="500" w:author="Microsoft account" w:date="2021-08-30T15:17:00Z" w:initials="Ma">
    <w:p w14:paraId="40EB033D" w14:textId="446CBE43" w:rsidR="005E0887" w:rsidRDefault="005E0887">
      <w:pPr>
        <w:pStyle w:val="CommentText"/>
      </w:pPr>
      <w:r>
        <w:rPr>
          <w:rStyle w:val="CommentReference"/>
        </w:rPr>
        <w:annotationRef/>
      </w:r>
      <w:r>
        <w:t>Done</w:t>
      </w:r>
    </w:p>
  </w:comment>
  <w:comment w:id="501" w:author="Md Haque" w:date="2021-07-30T18:00:00Z" w:initials="MH">
    <w:p w14:paraId="5630C8DF" w14:textId="14C81068" w:rsidR="005E0887" w:rsidRDefault="005E0887" w:rsidP="00F56043">
      <w:pPr>
        <w:pStyle w:val="CommentText"/>
      </w:pPr>
      <w:r>
        <w:rPr>
          <w:rStyle w:val="CommentReference"/>
        </w:rPr>
        <w:annotationRef/>
      </w:r>
      <w:r>
        <w:t>In addition to this discrimination measure using calibration (Calibration slope) and reclassification (e.g. HML statistic) measures would enrich the methodology part and bring something new compared to our earlier paper.</w:t>
      </w:r>
    </w:p>
  </w:comment>
  <w:comment w:id="502" w:author="Microsoft account" w:date="2021-09-01T12:10:00Z" w:initials="Ma">
    <w:p w14:paraId="05E943AD" w14:textId="288CDECC" w:rsidR="005E0887" w:rsidRDefault="005E0887">
      <w:pPr>
        <w:pStyle w:val="CommentText"/>
      </w:pPr>
      <w:r>
        <w:rPr>
          <w:rStyle w:val="CommentReference"/>
        </w:rPr>
        <w:annotationRef/>
      </w:r>
      <w:r>
        <w:t>Done</w:t>
      </w:r>
    </w:p>
  </w:comment>
  <w:comment w:id="560" w:author="Md Jamal Uddin" w:date="2021-08-02T08:41:00Z" w:initials="MJU">
    <w:p w14:paraId="0E5B01A0" w14:textId="77777777" w:rsidR="005E0887" w:rsidRDefault="005E0887">
      <w:pPr>
        <w:pStyle w:val="CommentText"/>
      </w:pPr>
      <w:r>
        <w:rPr>
          <w:rStyle w:val="CommentReference"/>
        </w:rPr>
        <w:annotationRef/>
      </w:r>
      <w:r>
        <w:t xml:space="preserve">Discussion is too </w:t>
      </w:r>
      <w:proofErr w:type="spellStart"/>
      <w:r>
        <w:t>nerrow</w:t>
      </w:r>
      <w:proofErr w:type="spellEnd"/>
      <w:r>
        <w:t xml:space="preserve">. Please add necessary </w:t>
      </w:r>
      <w:proofErr w:type="spellStart"/>
      <w:r>
        <w:t>expalntions</w:t>
      </w:r>
      <w:proofErr w:type="spellEnd"/>
      <w:r>
        <w:t xml:space="preserve"> in the discussion. Cite articles related to our topic. </w:t>
      </w:r>
    </w:p>
    <w:p w14:paraId="342B8FF0" w14:textId="3D4EC1FD" w:rsidR="005E0887" w:rsidRDefault="005E0887">
      <w:pPr>
        <w:pStyle w:val="CommentText"/>
      </w:pPr>
      <w:hyperlink r:id="rId3" w:history="1">
        <w:r w:rsidRPr="0058410E">
          <w:rPr>
            <w:rStyle w:val="Hyperlink"/>
          </w:rPr>
          <w:t>https://pubmed.ncbi.nlm.nih.gov/27535231/</w:t>
        </w:r>
      </w:hyperlink>
    </w:p>
    <w:p w14:paraId="2B07E74D" w14:textId="3243DE59" w:rsidR="005E0887" w:rsidRDefault="005E0887">
      <w:pPr>
        <w:pStyle w:val="CommentText"/>
      </w:pPr>
      <w:hyperlink r:id="rId4" w:history="1">
        <w:r w:rsidRPr="0058410E">
          <w:rPr>
            <w:rStyle w:val="Hyperlink"/>
          </w:rPr>
          <w:t>https://pubmed.ncbi.nlm.nih.gov/9363543/</w:t>
        </w:r>
      </w:hyperlink>
    </w:p>
    <w:p w14:paraId="7FB6E7C0" w14:textId="5D93FBEA" w:rsidR="005E0887" w:rsidRDefault="005E0887">
      <w:pPr>
        <w:pStyle w:val="CommentText"/>
      </w:pPr>
      <w:hyperlink r:id="rId5" w:history="1">
        <w:r w:rsidRPr="0058410E">
          <w:rPr>
            <w:rStyle w:val="Hyperlink"/>
          </w:rPr>
          <w:t>https://pubmed.ncbi.nlm.nih.gov/27019532/</w:t>
        </w:r>
      </w:hyperlink>
    </w:p>
    <w:p w14:paraId="11342D08" w14:textId="19B04A66" w:rsidR="005E0887" w:rsidRDefault="005E0887">
      <w:pPr>
        <w:pStyle w:val="CommentText"/>
      </w:pPr>
    </w:p>
    <w:p w14:paraId="1B22F144" w14:textId="31E6B6F1" w:rsidR="005E0887" w:rsidRDefault="005E0887">
      <w:pPr>
        <w:pStyle w:val="CommentText"/>
      </w:pPr>
      <w:hyperlink r:id="rId6" w:history="1">
        <w:r w:rsidRPr="0058410E">
          <w:rPr>
            <w:rStyle w:val="Hyperlink"/>
          </w:rPr>
          <w:t>https://scholar.google.com/scholar?hl=en&amp;as_sdt=2007&amp;q=%22Awareness+and+knowledge%22+and+%22HIV%22+and+%22AIDS%22+and+%22MICS%22&amp;btnG=</w:t>
        </w:r>
      </w:hyperlink>
    </w:p>
    <w:p w14:paraId="145D2F86" w14:textId="7B050F64" w:rsidR="005E0887" w:rsidRDefault="005E0887">
      <w:pPr>
        <w:pStyle w:val="CommentText"/>
      </w:pPr>
    </w:p>
    <w:p w14:paraId="0C2C7959" w14:textId="427AD8CE" w:rsidR="005E0887" w:rsidRDefault="005E0887">
      <w:pPr>
        <w:pStyle w:val="CommentText"/>
      </w:pPr>
      <w:hyperlink r:id="rId7" w:history="1">
        <w:r w:rsidRPr="0058410E">
          <w:rPr>
            <w:rStyle w:val="Hyperlink"/>
          </w:rPr>
          <w:t>https://www.sciencedirect.com/search?qs=%22Awareness%22%20and%20%22knowledge%22%20and%20%22HIV%22%20and%20%22AIDS%22&amp;articleTypes=FLA&amp;lastSelectedFacet=articleTypes</w:t>
        </w:r>
      </w:hyperlink>
    </w:p>
    <w:p w14:paraId="346FE144" w14:textId="77777777" w:rsidR="005E0887" w:rsidRDefault="005E0887">
      <w:pPr>
        <w:pStyle w:val="CommentText"/>
      </w:pPr>
    </w:p>
    <w:p w14:paraId="77498AF9" w14:textId="227BBAB8" w:rsidR="005E0887" w:rsidRDefault="005E0887">
      <w:pPr>
        <w:pStyle w:val="CommentText"/>
      </w:pPr>
    </w:p>
  </w:comment>
  <w:comment w:id="563" w:author="Chowdhury,Muhammad Abdul Baker" w:date="2021-07-30T22:46:00Z" w:initials="CAB">
    <w:p w14:paraId="21719FEA" w14:textId="01F57EF3" w:rsidR="005E0887" w:rsidRDefault="005E0887">
      <w:pPr>
        <w:pStyle w:val="CommentText"/>
      </w:pPr>
      <w:r>
        <w:rPr>
          <w:rStyle w:val="CommentReference"/>
        </w:rPr>
        <w:annotationRef/>
      </w:r>
      <w:r>
        <w:t xml:space="preserve">Summarize the results here first. This is not our result. </w:t>
      </w:r>
    </w:p>
  </w:comment>
  <w:comment w:id="569" w:author="Chowdhury,Muhammad Abdul Baker" w:date="2021-07-30T21:41:00Z" w:initials="CAB">
    <w:p w14:paraId="21F6F147" w14:textId="77777777" w:rsidR="005E0887" w:rsidRDefault="005E0887" w:rsidP="001722BD">
      <w:pPr>
        <w:pStyle w:val="CommentText"/>
      </w:pPr>
      <w:r>
        <w:rPr>
          <w:rStyle w:val="CommentReference"/>
        </w:rPr>
        <w:annotationRef/>
      </w:r>
      <w:r>
        <w:t xml:space="preserve">This can go to discussion. </w:t>
      </w:r>
    </w:p>
  </w:comment>
  <w:comment w:id="570" w:author="Microsoft account" w:date="2021-09-01T12:09:00Z" w:initials="Ma">
    <w:p w14:paraId="778EB81D" w14:textId="7A045171" w:rsidR="005E0887" w:rsidRDefault="005E0887">
      <w:pPr>
        <w:pStyle w:val="CommentText"/>
      </w:pPr>
      <w:r>
        <w:rPr>
          <w:rStyle w:val="CommentReference"/>
        </w:rPr>
        <w:annotationRef/>
      </w:r>
      <w:r>
        <w:t>Done</w:t>
      </w:r>
    </w:p>
  </w:comment>
  <w:comment w:id="603" w:author="Chowdhury,Muhammad Abdul Baker" w:date="2021-07-30T21:41:00Z" w:initials="CAB">
    <w:p w14:paraId="3CB5C197" w14:textId="77777777" w:rsidR="005E0887" w:rsidRDefault="005E0887" w:rsidP="001722BD">
      <w:pPr>
        <w:pStyle w:val="CommentText"/>
      </w:pPr>
      <w:r>
        <w:rPr>
          <w:rStyle w:val="CommentReference"/>
        </w:rPr>
        <w:annotationRef/>
      </w:r>
      <w:r>
        <w:t xml:space="preserve">Same as before, move this to discussion. We do not need to talk other countries other than Bangladesh at this point. </w:t>
      </w:r>
    </w:p>
  </w:comment>
  <w:comment w:id="605" w:author="Microsoft account" w:date="2021-08-31T22:40:00Z" w:initials="Ma">
    <w:p w14:paraId="6F312791" w14:textId="2F2C1567" w:rsidR="005E0887" w:rsidRDefault="005E0887">
      <w:pPr>
        <w:pStyle w:val="CommentText"/>
      </w:pPr>
      <w:r>
        <w:rPr>
          <w:rStyle w:val="CommentReference"/>
        </w:rPr>
        <w:annotationRef/>
      </w:r>
      <w:r>
        <w:t>Done</w:t>
      </w:r>
    </w:p>
  </w:comment>
  <w:comment w:id="613" w:author="Chowdhury,Muhammad Abdul Baker" w:date="2021-07-30T21:41:00Z" w:initials="CAB">
    <w:p w14:paraId="6249B85D" w14:textId="77777777" w:rsidR="005E0887" w:rsidRDefault="005E0887" w:rsidP="001722BD">
      <w:pPr>
        <w:pStyle w:val="CommentText"/>
      </w:pPr>
      <w:r>
        <w:rPr>
          <w:rStyle w:val="CommentReference"/>
        </w:rPr>
        <w:annotationRef/>
      </w:r>
      <w:r>
        <w:t xml:space="preserve">Same as before, move this to discussion. We do not need to talk other countries other than Bangladesh at this point. </w:t>
      </w:r>
    </w:p>
  </w:comment>
  <w:comment w:id="614" w:author="Microsoft account" w:date="2021-08-31T22:41:00Z" w:initials="Ma">
    <w:p w14:paraId="0339B08C" w14:textId="4D2E28E7" w:rsidR="005E0887" w:rsidRDefault="005E0887">
      <w:pPr>
        <w:pStyle w:val="CommentText"/>
      </w:pPr>
      <w:r>
        <w:rPr>
          <w:rStyle w:val="CommentReference"/>
        </w:rPr>
        <w:annotationRef/>
      </w:r>
      <w:r>
        <w:t>Done</w:t>
      </w:r>
    </w:p>
  </w:comment>
  <w:comment w:id="671" w:author="Chowdhury,Muhammad Abdul Baker" w:date="2021-07-30T22:29:00Z" w:initials="CAB">
    <w:p w14:paraId="0A11BE8C" w14:textId="77777777" w:rsidR="005E0887" w:rsidRDefault="005E0887" w:rsidP="000D48BE">
      <w:pPr>
        <w:pStyle w:val="CommentText"/>
      </w:pPr>
      <w:r>
        <w:rPr>
          <w:rStyle w:val="CommentReference"/>
        </w:rPr>
        <w:annotationRef/>
      </w:r>
      <w:r>
        <w:t xml:space="preserve">N1, N2 and N3, right? </w:t>
      </w:r>
    </w:p>
  </w:comment>
  <w:comment w:id="672" w:author="Microsoft account" w:date="2021-08-19T16:37:00Z" w:initials="Ma">
    <w:p w14:paraId="65C7C21F" w14:textId="77777777" w:rsidR="005E0887" w:rsidRDefault="005E0887" w:rsidP="000D48BE">
      <w:pPr>
        <w:pStyle w:val="CommentText"/>
      </w:pPr>
      <w:r>
        <w:rPr>
          <w:rStyle w:val="CommentReference"/>
        </w:rPr>
        <w:annotationRef/>
      </w:r>
      <w:r>
        <w:t>Yes</w:t>
      </w:r>
    </w:p>
  </w:comment>
  <w:comment w:id="689" w:author="Chowdhury,Muhammad Abdul Baker" w:date="2021-07-30T22:27:00Z" w:initials="CAB">
    <w:p w14:paraId="3B6F011E" w14:textId="217ED451" w:rsidR="005E0887" w:rsidRDefault="005E0887" w:rsidP="000D48BE">
      <w:pPr>
        <w:pStyle w:val="CommentText"/>
      </w:pPr>
      <w:r>
        <w:rPr>
          <w:rStyle w:val="CommentReference"/>
        </w:rPr>
        <w:annotationRef/>
      </w:r>
      <w:r>
        <w:t xml:space="preserve">It’s better to keep all figures and tables at the end of the manuscript. </w:t>
      </w:r>
    </w:p>
  </w:comment>
  <w:comment w:id="690" w:author="Microsoft account" w:date="2021-08-30T17:01:00Z" w:initials="Ma">
    <w:p w14:paraId="19A3E039" w14:textId="03F43883" w:rsidR="005E0887" w:rsidRDefault="005E0887">
      <w:pPr>
        <w:pStyle w:val="CommentText"/>
      </w:pPr>
      <w:r>
        <w:rPr>
          <w:rStyle w:val="CommentReference"/>
        </w:rPr>
        <w:annotationRef/>
      </w:r>
      <w:r>
        <w:t>Done</w:t>
      </w:r>
    </w:p>
  </w:comment>
  <w:comment w:id="727" w:author="Chowdhury,Muhammad Abdul Baker" w:date="2021-07-30T22:38:00Z" w:initials="CAB">
    <w:p w14:paraId="7F31D901" w14:textId="77C50E86" w:rsidR="005E0887" w:rsidRDefault="005E0887">
      <w:pPr>
        <w:pStyle w:val="CommentText"/>
      </w:pPr>
      <w:r>
        <w:rPr>
          <w:rStyle w:val="CommentReference"/>
        </w:rPr>
        <w:annotationRef/>
      </w:r>
      <w:r>
        <w:t xml:space="preserve">We do not need the “NO”, only use “Yes” and it will make table less clumsy and easy to follow. </w:t>
      </w:r>
    </w:p>
  </w:comment>
  <w:comment w:id="728" w:author="Md Jamal Uddin" w:date="2021-06-23T09:01:00Z" w:initials="MJU">
    <w:p w14:paraId="16B13599" w14:textId="2896F3BF" w:rsidR="005E0887" w:rsidRDefault="005E0887" w:rsidP="00F90BDA">
      <w:pPr>
        <w:pStyle w:val="CommentText"/>
        <w:rPr>
          <w:rFonts w:ascii="Times New Roman" w:hAnsi="Times New Roman" w:cs="Times New Roman"/>
          <w:sz w:val="24"/>
          <w:szCs w:val="24"/>
        </w:rPr>
      </w:pPr>
      <w:r>
        <w:rPr>
          <w:rStyle w:val="CommentReference"/>
        </w:rPr>
        <w:annotationRef/>
      </w:r>
      <w:r>
        <w:t xml:space="preserve">I expect correct answers increasing from 2006 to 2019. But some questions showed opposite </w:t>
      </w:r>
      <w:proofErr w:type="spellStart"/>
      <w:r>
        <w:t>trend</w:t>
      </w:r>
      <w:proofErr w:type="gramStart"/>
      <w:r>
        <w:t>..like</w:t>
      </w:r>
      <w:proofErr w:type="spellEnd"/>
      <w:proofErr w:type="gramEnd"/>
      <w:r>
        <w:t xml:space="preserve"> </w:t>
      </w:r>
      <w:r w:rsidRPr="00F73E2D">
        <w:rPr>
          <w:rFonts w:ascii="Times New Roman" w:hAnsi="Times New Roman" w:cs="Times New Roman"/>
          <w:sz w:val="24"/>
          <w:szCs w:val="24"/>
        </w:rPr>
        <w:t>Having only one faithful uninfected sex partner</w:t>
      </w:r>
      <w:r>
        <w:rPr>
          <w:rFonts w:ascii="Times New Roman" w:hAnsi="Times New Roman" w:cs="Times New Roman"/>
          <w:sz w:val="24"/>
          <w:szCs w:val="24"/>
        </w:rPr>
        <w:t>, 75.34, 58.13 and 32.61</w:t>
      </w:r>
    </w:p>
    <w:p w14:paraId="2761FD2F" w14:textId="77777777" w:rsidR="005E0887" w:rsidRDefault="005E0887" w:rsidP="00182FA3">
      <w:pPr>
        <w:pStyle w:val="CommentText"/>
      </w:pPr>
      <w:r>
        <w:rPr>
          <w:rFonts w:ascii="Times New Roman" w:hAnsi="Times New Roman" w:cs="Times New Roman"/>
          <w:sz w:val="24"/>
          <w:szCs w:val="24"/>
        </w:rPr>
        <w:t>Please double check.</w:t>
      </w:r>
    </w:p>
  </w:comment>
  <w:comment w:id="729" w:author="Microsoft account" w:date="2021-07-24T02:05:00Z" w:initials="Ma">
    <w:p w14:paraId="1598EE4F" w14:textId="55E40920" w:rsidR="005E0887" w:rsidRDefault="005E0887">
      <w:pPr>
        <w:pStyle w:val="CommentText"/>
      </w:pPr>
      <w:r>
        <w:rPr>
          <w:rStyle w:val="CommentReference"/>
        </w:rPr>
        <w:annotationRef/>
      </w:r>
      <w:r>
        <w:t xml:space="preserve">The analysis result is correct </w:t>
      </w:r>
      <w:r>
        <w:br/>
        <w:t>In report, it is almost same trend.</w:t>
      </w:r>
      <w:r>
        <w:br/>
        <w:t>The correct response was decreased in recent surveys</w:t>
      </w:r>
    </w:p>
  </w:comment>
  <w:comment w:id="731" w:author="Md Jamal Uddin" w:date="2021-06-23T09:07:00Z" w:initials="MJU">
    <w:p w14:paraId="753ABC4D" w14:textId="77777777" w:rsidR="005E0887" w:rsidRDefault="005E0887" w:rsidP="00182FA3">
      <w:pPr>
        <w:pStyle w:val="CommentText"/>
      </w:pPr>
      <w:r>
        <w:rPr>
          <w:rStyle w:val="CommentReference"/>
        </w:rPr>
        <w:annotationRef/>
      </w:r>
      <w:r>
        <w:t>Provide a footnote how do you make low scores and high scores.</w:t>
      </w:r>
    </w:p>
  </w:comment>
  <w:comment w:id="730" w:author="Microsoft account" w:date="2021-07-24T17:57:00Z" w:initials="Ma">
    <w:p w14:paraId="5E8AFD16" w14:textId="7CB12AE6" w:rsidR="005E0887" w:rsidRDefault="005E0887">
      <w:pPr>
        <w:pStyle w:val="CommentText"/>
      </w:pPr>
      <w:r>
        <w:rPr>
          <w:rStyle w:val="CommentReference"/>
        </w:rPr>
        <w:annotationRef/>
      </w:r>
      <w:r>
        <w:t>Done</w:t>
      </w:r>
    </w:p>
  </w:comment>
  <w:comment w:id="732" w:author="Chowdhury,Muhammad Abdul Baker" w:date="2021-07-30T22:58:00Z" w:initials="CAB">
    <w:p w14:paraId="5A157E26" w14:textId="0FACE096" w:rsidR="005E0887" w:rsidRDefault="005E0887">
      <w:pPr>
        <w:pStyle w:val="CommentText"/>
      </w:pPr>
      <w:r>
        <w:rPr>
          <w:rStyle w:val="CommentReference"/>
        </w:rPr>
        <w:annotationRef/>
      </w:r>
      <w:r>
        <w:t xml:space="preserve">Regional difference can be a nice figure </w:t>
      </w:r>
    </w:p>
  </w:comment>
  <w:comment w:id="737" w:author="Md Jamal Uddin" w:date="2021-06-23T09:09:00Z" w:initials="MJU">
    <w:p w14:paraId="6956DA12" w14:textId="23DB14C2" w:rsidR="005E0887" w:rsidRDefault="005E0887" w:rsidP="00182FA3">
      <w:pPr>
        <w:pStyle w:val="CommentText"/>
      </w:pPr>
      <w:r>
        <w:rPr>
          <w:rStyle w:val="CommentReference"/>
        </w:rPr>
        <w:annotationRef/>
      </w:r>
      <w:r>
        <w:t>Did you combined both knowledge and awareness?</w:t>
      </w:r>
    </w:p>
  </w:comment>
  <w:comment w:id="738" w:author="Microsoft account" w:date="2021-07-24T02:14:00Z" w:initials="Ma">
    <w:p w14:paraId="26B81B1D" w14:textId="4E4DE2DF" w:rsidR="005E0887" w:rsidRDefault="005E0887">
      <w:pPr>
        <w:pStyle w:val="CommentText"/>
      </w:pPr>
      <w:r>
        <w:rPr>
          <w:rStyle w:val="CommentReference"/>
        </w:rPr>
        <w:annotationRef/>
      </w:r>
      <w:r>
        <w:t xml:space="preserve">Yes, we followed </w:t>
      </w:r>
      <w:r w:rsidRPr="00A33392">
        <w:t>Ashiq</w:t>
      </w:r>
      <w:r>
        <w:t xml:space="preserve"> Bhai’s paper.</w:t>
      </w:r>
    </w:p>
  </w:comment>
  <w:comment w:id="735" w:author="Md Jamal Uddin" w:date="2021-06-23T09:19:00Z" w:initials="MJU">
    <w:p w14:paraId="43F8C75F" w14:textId="77777777" w:rsidR="005E0887" w:rsidRDefault="005E0887" w:rsidP="00182FA3">
      <w:pPr>
        <w:pStyle w:val="CommentText"/>
      </w:pPr>
      <w:r>
        <w:rPr>
          <w:rStyle w:val="CommentReference"/>
        </w:rPr>
        <w:annotationRef/>
      </w:r>
      <w:r>
        <w:t xml:space="preserve">Provide all model fitting criteria like ROC, </w:t>
      </w:r>
    </w:p>
  </w:comment>
  <w:comment w:id="736" w:author="Microsoft account" w:date="2021-07-24T23:38:00Z" w:initials="Ma">
    <w:p w14:paraId="10CFE722" w14:textId="06EBB112" w:rsidR="005E0887" w:rsidRDefault="005E0887">
      <w:pPr>
        <w:pStyle w:val="CommentText"/>
      </w:pPr>
      <w:r>
        <w:rPr>
          <w:rStyle w:val="CommentReference"/>
        </w:rPr>
        <w:annotationRef/>
      </w:r>
      <w:r>
        <w:t>Done</w:t>
      </w:r>
    </w:p>
  </w:comment>
  <w:comment w:id="739" w:author="Md Jamal Uddin" w:date="2021-06-23T09:17:00Z" w:initials="MJU">
    <w:p w14:paraId="3A055164" w14:textId="77777777" w:rsidR="005E0887" w:rsidRDefault="005E0887" w:rsidP="00182FA3">
      <w:pPr>
        <w:pStyle w:val="CommentText"/>
      </w:pPr>
      <w:r>
        <w:rPr>
          <w:rStyle w:val="CommentReference"/>
        </w:rPr>
        <w:annotationRef/>
      </w:r>
      <w:r>
        <w:t>Where the variable</w:t>
      </w:r>
    </w:p>
    <w:p w14:paraId="791046E9" w14:textId="77777777" w:rsidR="005E0887" w:rsidRDefault="005E0887" w:rsidP="00182FA3">
      <w:pPr>
        <w:pStyle w:val="CommentText"/>
      </w:pPr>
      <w:r>
        <w:t xml:space="preserve">1. </w:t>
      </w:r>
      <w:proofErr w:type="gramStart"/>
      <w:r>
        <w:t>sex</w:t>
      </w:r>
      <w:proofErr w:type="gramEnd"/>
      <w:r>
        <w:t xml:space="preserve"> of house hold</w:t>
      </w:r>
    </w:p>
    <w:p w14:paraId="007D53D5" w14:textId="77777777" w:rsidR="005E0887" w:rsidRDefault="005E0887" w:rsidP="00182FA3">
      <w:pPr>
        <w:pStyle w:val="CommentText"/>
      </w:pPr>
      <w:r>
        <w:t>2. M</w:t>
      </w:r>
    </w:p>
  </w:comment>
  <w:comment w:id="740" w:author="Microsoft account" w:date="2021-07-24T20:47:00Z" w:initials="Ma">
    <w:p w14:paraId="654BBE28" w14:textId="292E19DA" w:rsidR="005E0887" w:rsidRDefault="005E0887">
      <w:pPr>
        <w:pStyle w:val="CommentText"/>
      </w:pPr>
      <w:r>
        <w:rPr>
          <w:rStyle w:val="CommentReference"/>
        </w:rPr>
        <w:annotationRef/>
      </w:r>
      <w:r>
        <w:t>Not significant</w:t>
      </w:r>
    </w:p>
  </w:comment>
  <w:comment w:id="741" w:author="Md Jamal Uddin" w:date="2021-08-02T08:45:00Z" w:initials="MJU">
    <w:p w14:paraId="572462CA" w14:textId="70403CCD" w:rsidR="005E0887" w:rsidRDefault="005E0887">
      <w:pPr>
        <w:pStyle w:val="CommentText"/>
      </w:pPr>
      <w:r>
        <w:rPr>
          <w:rStyle w:val="CommentReference"/>
        </w:rPr>
        <w:annotationRef/>
      </w:r>
      <w:r>
        <w:rPr>
          <w:rStyle w:val="CommentReference"/>
        </w:rPr>
        <w:t>Write a footnote why this division is missing in these two surveys</w:t>
      </w:r>
    </w:p>
  </w:comment>
  <w:comment w:id="753" w:author="Md Jamal Uddin" w:date="2021-08-02T08:44:00Z" w:initials="MJU">
    <w:p w14:paraId="42D9B5C0" w14:textId="77777777" w:rsidR="005E0887" w:rsidRDefault="005E0887" w:rsidP="001F69EB">
      <w:pPr>
        <w:pStyle w:val="CommentText"/>
      </w:pPr>
      <w:r>
        <w:rPr>
          <w:rStyle w:val="CommentReference"/>
        </w:rPr>
        <w:annotationRef/>
      </w:r>
      <w:r>
        <w:t xml:space="preserve">Does it called </w:t>
      </w:r>
      <w:proofErr w:type="spellStart"/>
      <w:r>
        <w:t>sensitivity</w:t>
      </w:r>
      <w:proofErr w:type="gramStart"/>
      <w:r>
        <w:t>..better</w:t>
      </w:r>
      <w:proofErr w:type="spellEnd"/>
      <w:proofErr w:type="gramEnd"/>
      <w:r>
        <w:t xml:space="preserve"> to say model assessment…</w:t>
      </w:r>
    </w:p>
  </w:comment>
  <w:comment w:id="764" w:author="Md Jamal Uddin" w:date="2021-08-02T08:44:00Z" w:initials="MJU">
    <w:p w14:paraId="4F5C898E" w14:textId="59DEE5D8" w:rsidR="005E0887" w:rsidRDefault="005E0887">
      <w:pPr>
        <w:pStyle w:val="CommentText"/>
      </w:pPr>
      <w:r>
        <w:rPr>
          <w:rStyle w:val="CommentReference"/>
        </w:rPr>
        <w:annotationRef/>
      </w:r>
      <w:r>
        <w:t xml:space="preserve">Does it called </w:t>
      </w:r>
      <w:proofErr w:type="spellStart"/>
      <w:r>
        <w:t>sensitivity</w:t>
      </w:r>
      <w:proofErr w:type="gramStart"/>
      <w:r>
        <w:t>..better</w:t>
      </w:r>
      <w:proofErr w:type="spellEnd"/>
      <w:proofErr w:type="gramEnd"/>
      <w:r>
        <w:t xml:space="preserve"> to say model assessment…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08A9E0F" w15:done="0"/>
  <w15:commentEx w15:paraId="0283FC30" w15:done="0"/>
  <w15:commentEx w15:paraId="797D2AB8" w15:done="0"/>
  <w15:commentEx w15:paraId="35E14163" w15:done="0"/>
  <w15:commentEx w15:paraId="6261D18E" w15:paraIdParent="35E14163" w15:done="0"/>
  <w15:commentEx w15:paraId="0990089D" w15:done="0"/>
  <w15:commentEx w15:paraId="75A71BD7" w15:paraIdParent="0990089D" w15:done="0"/>
  <w15:commentEx w15:paraId="7DFA3AF8" w15:done="0"/>
  <w15:commentEx w15:paraId="4AB3339B" w15:done="0"/>
  <w15:commentEx w15:paraId="0DC1975B" w15:paraIdParent="4AB3339B" w15:done="0"/>
  <w15:commentEx w15:paraId="33F61415" w15:done="0"/>
  <w15:commentEx w15:paraId="660ACEC5" w15:paraIdParent="33F61415" w15:done="0"/>
  <w15:commentEx w15:paraId="105FFFA0" w15:done="0"/>
  <w15:commentEx w15:paraId="7C81F805" w15:done="0"/>
  <w15:commentEx w15:paraId="291A51E2" w15:paraIdParent="7C81F805" w15:done="0"/>
  <w15:commentEx w15:paraId="79986C57" w15:done="0"/>
  <w15:commentEx w15:paraId="445A3A42" w15:paraIdParent="79986C57" w15:done="0"/>
  <w15:commentEx w15:paraId="63FEF515" w15:done="0"/>
  <w15:commentEx w15:paraId="64EE9D84" w15:paraIdParent="63FEF515" w15:done="0"/>
  <w15:commentEx w15:paraId="0A2AE779" w15:done="0"/>
  <w15:commentEx w15:paraId="2AFEC561" w15:done="0"/>
  <w15:commentEx w15:paraId="0AE6F6F7" w15:paraIdParent="2AFEC561" w15:done="0"/>
  <w15:commentEx w15:paraId="24BA6626" w15:done="0"/>
  <w15:commentEx w15:paraId="455EE042" w15:done="0"/>
  <w15:commentEx w15:paraId="05039767" w15:done="0"/>
  <w15:commentEx w15:paraId="22697218" w15:done="0"/>
  <w15:commentEx w15:paraId="2D8557BB" w15:paraIdParent="22697218" w15:done="0"/>
  <w15:commentEx w15:paraId="328FE453" w15:done="0"/>
  <w15:commentEx w15:paraId="1606804C" w15:done="0"/>
  <w15:commentEx w15:paraId="2C975717" w15:paraIdParent="1606804C" w15:done="0"/>
  <w15:commentEx w15:paraId="4998AD68" w15:done="0"/>
  <w15:commentEx w15:paraId="05C5AC1C" w15:paraIdParent="4998AD68" w15:done="0"/>
  <w15:commentEx w15:paraId="634E56D9" w15:done="0"/>
  <w15:commentEx w15:paraId="3933E011" w15:paraIdParent="634E56D9" w15:done="0"/>
  <w15:commentEx w15:paraId="2A605E7C" w15:done="0"/>
  <w15:commentEx w15:paraId="324103CA" w15:done="0"/>
  <w15:commentEx w15:paraId="29F451A2" w15:done="0"/>
  <w15:commentEx w15:paraId="2695533A" w15:paraIdParent="29F451A2" w15:done="0"/>
  <w15:commentEx w15:paraId="6B698918" w15:done="0"/>
  <w15:commentEx w15:paraId="0F47BB26" w15:paraIdParent="6B698918" w15:done="0"/>
  <w15:commentEx w15:paraId="2209AA73" w15:done="0"/>
  <w15:commentEx w15:paraId="1FEC7231" w15:paraIdParent="2209AA73" w15:done="0"/>
  <w15:commentEx w15:paraId="6AEE262A" w15:done="0"/>
  <w15:commentEx w15:paraId="06B76533" w15:paraIdParent="6AEE262A" w15:done="0"/>
  <w15:commentEx w15:paraId="7EDAD28C" w15:done="0"/>
  <w15:commentEx w15:paraId="120A2365" w15:done="0"/>
  <w15:commentEx w15:paraId="3D0B9043" w15:done="0"/>
  <w15:commentEx w15:paraId="2BE6AF1C" w15:paraIdParent="3D0B9043" w15:done="0"/>
  <w15:commentEx w15:paraId="68FF9398" w15:done="0"/>
  <w15:commentEx w15:paraId="40EB033D" w15:paraIdParent="68FF9398" w15:done="0"/>
  <w15:commentEx w15:paraId="5630C8DF" w15:done="0"/>
  <w15:commentEx w15:paraId="05E943AD" w15:paraIdParent="5630C8DF" w15:done="0"/>
  <w15:commentEx w15:paraId="77498AF9" w15:done="0"/>
  <w15:commentEx w15:paraId="21719FEA" w15:done="0"/>
  <w15:commentEx w15:paraId="21F6F147" w15:done="0"/>
  <w15:commentEx w15:paraId="778EB81D" w15:paraIdParent="21F6F147" w15:done="0"/>
  <w15:commentEx w15:paraId="3CB5C197" w15:done="0"/>
  <w15:commentEx w15:paraId="6F312791" w15:paraIdParent="3CB5C197" w15:done="0"/>
  <w15:commentEx w15:paraId="6249B85D" w15:done="0"/>
  <w15:commentEx w15:paraId="0339B08C" w15:paraIdParent="6249B85D" w15:done="0"/>
  <w15:commentEx w15:paraId="0A11BE8C" w15:done="0"/>
  <w15:commentEx w15:paraId="65C7C21F" w15:paraIdParent="0A11BE8C" w15:done="0"/>
  <w15:commentEx w15:paraId="3B6F011E" w15:done="0"/>
  <w15:commentEx w15:paraId="19A3E039" w15:paraIdParent="3B6F011E" w15:done="0"/>
  <w15:commentEx w15:paraId="7F31D901" w15:done="0"/>
  <w15:commentEx w15:paraId="2761FD2F" w15:done="0"/>
  <w15:commentEx w15:paraId="1598EE4F" w15:paraIdParent="2761FD2F" w15:done="0"/>
  <w15:commentEx w15:paraId="753ABC4D" w15:done="0"/>
  <w15:commentEx w15:paraId="5E8AFD16" w15:paraIdParent="753ABC4D" w15:done="0"/>
  <w15:commentEx w15:paraId="5A157E26" w15:done="0"/>
  <w15:commentEx w15:paraId="6956DA12" w15:done="0"/>
  <w15:commentEx w15:paraId="26B81B1D" w15:paraIdParent="6956DA12" w15:done="0"/>
  <w15:commentEx w15:paraId="43F8C75F" w15:done="0"/>
  <w15:commentEx w15:paraId="10CFE722" w15:paraIdParent="43F8C75F" w15:done="0"/>
  <w15:commentEx w15:paraId="007D53D5" w15:done="0"/>
  <w15:commentEx w15:paraId="654BBE28" w15:paraIdParent="007D53D5" w15:done="0"/>
  <w15:commentEx w15:paraId="572462CA" w15:done="0"/>
  <w15:commentEx w15:paraId="42D9B5C0" w15:done="0"/>
  <w15:commentEx w15:paraId="4F5C898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08A9E0F" w16cid:durableId="24AEE8D2"/>
  <w16cid:commentId w16cid:paraId="0283FC30" w16cid:durableId="24AEBD39"/>
  <w16cid:commentId w16cid:paraId="797D2AB8" w16cid:durableId="24AEF0D8"/>
  <w16cid:commentId w16cid:paraId="35E14163" w16cid:durableId="24AEE9E3"/>
  <w16cid:commentId w16cid:paraId="7DFA3AF8" w16cid:durableId="24AEEA31"/>
  <w16cid:commentId w16cid:paraId="4AB3339B" w16cid:durableId="24AEEADD"/>
  <w16cid:commentId w16cid:paraId="33F61415" w16cid:durableId="24AEB9FA"/>
  <w16cid:commentId w16cid:paraId="105FFFA0" w16cid:durableId="24AEBA11"/>
  <w16cid:commentId w16cid:paraId="7C81F805" w16cid:durableId="24AEEB2B"/>
  <w16cid:commentId w16cid:paraId="79986C57" w16cid:durableId="24AEEEFC"/>
  <w16cid:commentId w16cid:paraId="63FEF515" w16cid:durableId="24AEBAB9"/>
  <w16cid:commentId w16cid:paraId="24BA6626" w16cid:durableId="24AEEF74"/>
  <w16cid:commentId w16cid:paraId="455EE042" w16cid:durableId="24AEF06F"/>
  <w16cid:commentId w16cid:paraId="05039767" w16cid:durableId="24AEF089"/>
  <w16cid:commentId w16cid:paraId="22697218" w16cid:durableId="24AEFBBF"/>
  <w16cid:commentId w16cid:paraId="328FE453" w16cid:durableId="24AEFB62"/>
  <w16cid:commentId w16cid:paraId="1606804C" w16cid:durableId="24AEFBED"/>
  <w16cid:commentId w16cid:paraId="4998AD68" w16cid:durableId="24AEFC6A"/>
  <w16cid:commentId w16cid:paraId="634E56D9" w16cid:durableId="24B22CD5"/>
  <w16cid:commentId w16cid:paraId="2A605E7C" w16cid:durableId="24AEBAF0"/>
  <w16cid:commentId w16cid:paraId="324103CA" w16cid:durableId="24AEBB4B"/>
  <w16cid:commentId w16cid:paraId="29F451A2" w16cid:durableId="24AF0245"/>
  <w16cid:commentId w16cid:paraId="6B698918" w16cid:durableId="24B23160"/>
  <w16cid:commentId w16cid:paraId="6AEE262A" w16cid:durableId="24AEFD2F"/>
  <w16cid:commentId w16cid:paraId="7EDAD28C" w16cid:durableId="24AEFED3"/>
  <w16cid:commentId w16cid:paraId="120A2365" w16cid:durableId="24AEFF2B"/>
  <w16cid:commentId w16cid:paraId="3D0B9043" w16cid:durableId="24AEBBB1"/>
  <w16cid:commentId w16cid:paraId="68FF9398" w16cid:durableId="24AEFFA8"/>
  <w16cid:commentId w16cid:paraId="5630C8DF" w16cid:durableId="24AEBCA3"/>
  <w16cid:commentId w16cid:paraId="32A6BF51" w16cid:durableId="24B22E0E"/>
  <w16cid:commentId w16cid:paraId="77498AF9" w16cid:durableId="24B22E39"/>
  <w16cid:commentId w16cid:paraId="21719FEA" w16cid:durableId="24AEFFC4"/>
  <w16cid:commentId w16cid:paraId="7F31D901" w16cid:durableId="24AEFDFC"/>
  <w16cid:commentId w16cid:paraId="2761FD2F" w16cid:durableId="24AC9E94"/>
  <w16cid:commentId w16cid:paraId="1598EE4F" w16cid:durableId="24AC9E95"/>
  <w16cid:commentId w16cid:paraId="753ABC4D" w16cid:durableId="24AC9E96"/>
  <w16cid:commentId w16cid:paraId="5E8AFD16" w16cid:durableId="24AC9E97"/>
  <w16cid:commentId w16cid:paraId="5A157E26" w16cid:durableId="24AF0298"/>
  <w16cid:commentId w16cid:paraId="6956DA12" w16cid:durableId="24AC9E98"/>
  <w16cid:commentId w16cid:paraId="26B81B1D" w16cid:durableId="24AC9E99"/>
  <w16cid:commentId w16cid:paraId="43F8C75F" w16cid:durableId="24AC9E9A"/>
  <w16cid:commentId w16cid:paraId="10CFE722" w16cid:durableId="24AC9E9B"/>
  <w16cid:commentId w16cid:paraId="007D53D5" w16cid:durableId="24AC9E9C"/>
  <w16cid:commentId w16cid:paraId="654BBE28" w16cid:durableId="24AC9E9D"/>
  <w16cid:commentId w16cid:paraId="572462CA" w16cid:durableId="24B22F45"/>
  <w16cid:commentId w16cid:paraId="4F5C898E" w16cid:durableId="24B22ED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Courier New"/>
    <w:panose1 w:val="00000400000000000000"/>
    <w:charset w:val="01"/>
    <w:family w:val="roman"/>
    <w:notTrueType/>
    <w:pitch w:val="variable"/>
  </w:font>
  <w:font w:name="MinionPro-Regular">
    <w:charset w:val="00"/>
    <w:family w:val="roman"/>
    <w:pitch w:val="default"/>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414328"/>
    <w:multiLevelType w:val="multilevel"/>
    <w:tmpl w:val="D62273F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49015F5E"/>
    <w:multiLevelType w:val="hybridMultilevel"/>
    <w:tmpl w:val="ACD4E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CC5170D"/>
    <w:multiLevelType w:val="multilevel"/>
    <w:tmpl w:val="6CC5170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d Jamal Uddin">
    <w15:presenceInfo w15:providerId="AD" w15:userId="S::md.jamal.uddin@regionh.dk::14c48568-a509-4c7d-8638-68bf815bd3bf"/>
  </w15:person>
  <w15:person w15:author="Chowdhury,Muhammad Abdul Baker">
    <w15:presenceInfo w15:providerId="None" w15:userId="Chowdhury,Muhammad Abdul Baker"/>
  </w15:person>
  <w15:person w15:author="Microsoft account">
    <w15:presenceInfo w15:providerId="Windows Live" w15:userId="5be14f6c7eaf8e33"/>
  </w15:person>
  <w15:person w15:author="Md Haque">
    <w15:presenceInfo w15:providerId="None" w15:userId="Md Haqu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trackRevision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2EE2"/>
    <w:rsid w:val="00001AD9"/>
    <w:rsid w:val="00004B2B"/>
    <w:rsid w:val="000074CD"/>
    <w:rsid w:val="0003006D"/>
    <w:rsid w:val="00030CE8"/>
    <w:rsid w:val="00042514"/>
    <w:rsid w:val="0006194D"/>
    <w:rsid w:val="00067FD0"/>
    <w:rsid w:val="00083A36"/>
    <w:rsid w:val="00084AF8"/>
    <w:rsid w:val="000921AC"/>
    <w:rsid w:val="000A21F1"/>
    <w:rsid w:val="000B2318"/>
    <w:rsid w:val="000C3167"/>
    <w:rsid w:val="000D48BE"/>
    <w:rsid w:val="000E3E60"/>
    <w:rsid w:val="000E585A"/>
    <w:rsid w:val="000F1D56"/>
    <w:rsid w:val="000F1EDC"/>
    <w:rsid w:val="0010002E"/>
    <w:rsid w:val="00102879"/>
    <w:rsid w:val="00131286"/>
    <w:rsid w:val="00136D13"/>
    <w:rsid w:val="00140638"/>
    <w:rsid w:val="00141E2B"/>
    <w:rsid w:val="00144E9C"/>
    <w:rsid w:val="001530A9"/>
    <w:rsid w:val="00154C2C"/>
    <w:rsid w:val="00167670"/>
    <w:rsid w:val="0017167A"/>
    <w:rsid w:val="001722BD"/>
    <w:rsid w:val="0017592B"/>
    <w:rsid w:val="00182FA3"/>
    <w:rsid w:val="0018379C"/>
    <w:rsid w:val="00184777"/>
    <w:rsid w:val="0018644A"/>
    <w:rsid w:val="00186A01"/>
    <w:rsid w:val="001A3652"/>
    <w:rsid w:val="001B61C1"/>
    <w:rsid w:val="001C0CAB"/>
    <w:rsid w:val="001E3074"/>
    <w:rsid w:val="001F69EB"/>
    <w:rsid w:val="00200166"/>
    <w:rsid w:val="0020220A"/>
    <w:rsid w:val="002044D3"/>
    <w:rsid w:val="00207D5A"/>
    <w:rsid w:val="002125CC"/>
    <w:rsid w:val="00214397"/>
    <w:rsid w:val="00235B15"/>
    <w:rsid w:val="00247FCC"/>
    <w:rsid w:val="002538E9"/>
    <w:rsid w:val="00253C80"/>
    <w:rsid w:val="00254349"/>
    <w:rsid w:val="00257613"/>
    <w:rsid w:val="002978EF"/>
    <w:rsid w:val="002B2B1E"/>
    <w:rsid w:val="002B6EE7"/>
    <w:rsid w:val="002B6FF9"/>
    <w:rsid w:val="002C7554"/>
    <w:rsid w:val="002E1C5B"/>
    <w:rsid w:val="002E1C77"/>
    <w:rsid w:val="002E38FE"/>
    <w:rsid w:val="002F5112"/>
    <w:rsid w:val="00301870"/>
    <w:rsid w:val="00301E23"/>
    <w:rsid w:val="00310D6D"/>
    <w:rsid w:val="0031431A"/>
    <w:rsid w:val="003359F2"/>
    <w:rsid w:val="003726B7"/>
    <w:rsid w:val="00385510"/>
    <w:rsid w:val="00385CCC"/>
    <w:rsid w:val="003868BD"/>
    <w:rsid w:val="003A22D7"/>
    <w:rsid w:val="003A35B0"/>
    <w:rsid w:val="003A5933"/>
    <w:rsid w:val="003B2CD1"/>
    <w:rsid w:val="003B63EF"/>
    <w:rsid w:val="003C4E49"/>
    <w:rsid w:val="003F4A1C"/>
    <w:rsid w:val="003F565E"/>
    <w:rsid w:val="003F778E"/>
    <w:rsid w:val="00400BCB"/>
    <w:rsid w:val="00404A2F"/>
    <w:rsid w:val="00407EF0"/>
    <w:rsid w:val="00413ADD"/>
    <w:rsid w:val="00414DC2"/>
    <w:rsid w:val="00425CAC"/>
    <w:rsid w:val="004331EE"/>
    <w:rsid w:val="00437A1E"/>
    <w:rsid w:val="00444649"/>
    <w:rsid w:val="00445A18"/>
    <w:rsid w:val="0044632F"/>
    <w:rsid w:val="00451FCA"/>
    <w:rsid w:val="00452B3E"/>
    <w:rsid w:val="004538DA"/>
    <w:rsid w:val="00464F6F"/>
    <w:rsid w:val="00481A09"/>
    <w:rsid w:val="00482912"/>
    <w:rsid w:val="00490BA5"/>
    <w:rsid w:val="00490BFE"/>
    <w:rsid w:val="00494108"/>
    <w:rsid w:val="0049426B"/>
    <w:rsid w:val="004A2853"/>
    <w:rsid w:val="004A2ECE"/>
    <w:rsid w:val="004A3A6E"/>
    <w:rsid w:val="004A7549"/>
    <w:rsid w:val="004C7600"/>
    <w:rsid w:val="004E7D75"/>
    <w:rsid w:val="004F4C14"/>
    <w:rsid w:val="004F526B"/>
    <w:rsid w:val="004F7702"/>
    <w:rsid w:val="00512BB5"/>
    <w:rsid w:val="005145C2"/>
    <w:rsid w:val="00517AF6"/>
    <w:rsid w:val="0054059B"/>
    <w:rsid w:val="00540D1F"/>
    <w:rsid w:val="005413C5"/>
    <w:rsid w:val="00543DE3"/>
    <w:rsid w:val="00550724"/>
    <w:rsid w:val="005650CF"/>
    <w:rsid w:val="00576954"/>
    <w:rsid w:val="00580A1F"/>
    <w:rsid w:val="00594C2B"/>
    <w:rsid w:val="005A23C9"/>
    <w:rsid w:val="005A7F92"/>
    <w:rsid w:val="005B19C4"/>
    <w:rsid w:val="005B2AC7"/>
    <w:rsid w:val="005D5F53"/>
    <w:rsid w:val="005E0887"/>
    <w:rsid w:val="005E5675"/>
    <w:rsid w:val="005E68AA"/>
    <w:rsid w:val="005F2811"/>
    <w:rsid w:val="005F5E69"/>
    <w:rsid w:val="00601E2E"/>
    <w:rsid w:val="00610513"/>
    <w:rsid w:val="00614020"/>
    <w:rsid w:val="0062144C"/>
    <w:rsid w:val="00622315"/>
    <w:rsid w:val="00652BF1"/>
    <w:rsid w:val="00652FC8"/>
    <w:rsid w:val="00660899"/>
    <w:rsid w:val="00663BA1"/>
    <w:rsid w:val="006660DF"/>
    <w:rsid w:val="00674368"/>
    <w:rsid w:val="00682A84"/>
    <w:rsid w:val="00690A70"/>
    <w:rsid w:val="006A5CC4"/>
    <w:rsid w:val="006B1661"/>
    <w:rsid w:val="006D1C8A"/>
    <w:rsid w:val="00701761"/>
    <w:rsid w:val="0070321C"/>
    <w:rsid w:val="00716F0F"/>
    <w:rsid w:val="00717C62"/>
    <w:rsid w:val="00723344"/>
    <w:rsid w:val="00724526"/>
    <w:rsid w:val="00761D42"/>
    <w:rsid w:val="00783E2D"/>
    <w:rsid w:val="0078544B"/>
    <w:rsid w:val="007A6F03"/>
    <w:rsid w:val="007D406E"/>
    <w:rsid w:val="007F06B5"/>
    <w:rsid w:val="007F617F"/>
    <w:rsid w:val="00803E5F"/>
    <w:rsid w:val="00804174"/>
    <w:rsid w:val="00810A89"/>
    <w:rsid w:val="00815165"/>
    <w:rsid w:val="00842DF3"/>
    <w:rsid w:val="00860C29"/>
    <w:rsid w:val="00861082"/>
    <w:rsid w:val="00864F9E"/>
    <w:rsid w:val="008658D8"/>
    <w:rsid w:val="00865C2A"/>
    <w:rsid w:val="00882DB6"/>
    <w:rsid w:val="00884A6F"/>
    <w:rsid w:val="00884B95"/>
    <w:rsid w:val="00887102"/>
    <w:rsid w:val="00887976"/>
    <w:rsid w:val="00891ED5"/>
    <w:rsid w:val="00892D01"/>
    <w:rsid w:val="00896431"/>
    <w:rsid w:val="008B3D53"/>
    <w:rsid w:val="008B76D2"/>
    <w:rsid w:val="008D520A"/>
    <w:rsid w:val="008D6F0B"/>
    <w:rsid w:val="008D7E14"/>
    <w:rsid w:val="008E157D"/>
    <w:rsid w:val="009005C3"/>
    <w:rsid w:val="00904F30"/>
    <w:rsid w:val="00915022"/>
    <w:rsid w:val="009157C8"/>
    <w:rsid w:val="00935F15"/>
    <w:rsid w:val="0094614C"/>
    <w:rsid w:val="00970381"/>
    <w:rsid w:val="00970AEA"/>
    <w:rsid w:val="0099168D"/>
    <w:rsid w:val="00992980"/>
    <w:rsid w:val="0099392D"/>
    <w:rsid w:val="009969DA"/>
    <w:rsid w:val="009A5DD9"/>
    <w:rsid w:val="009B7D05"/>
    <w:rsid w:val="009D3138"/>
    <w:rsid w:val="009E2873"/>
    <w:rsid w:val="009F1A39"/>
    <w:rsid w:val="00A01684"/>
    <w:rsid w:val="00A1037C"/>
    <w:rsid w:val="00A108EF"/>
    <w:rsid w:val="00A109AB"/>
    <w:rsid w:val="00A135E2"/>
    <w:rsid w:val="00A33392"/>
    <w:rsid w:val="00A3676B"/>
    <w:rsid w:val="00A635F5"/>
    <w:rsid w:val="00A77D38"/>
    <w:rsid w:val="00A91E8D"/>
    <w:rsid w:val="00AB1BB1"/>
    <w:rsid w:val="00AB71FE"/>
    <w:rsid w:val="00AB7436"/>
    <w:rsid w:val="00AC47FD"/>
    <w:rsid w:val="00AC5F89"/>
    <w:rsid w:val="00AE0606"/>
    <w:rsid w:val="00AF76F1"/>
    <w:rsid w:val="00B04544"/>
    <w:rsid w:val="00B164EF"/>
    <w:rsid w:val="00B20AF8"/>
    <w:rsid w:val="00B227D7"/>
    <w:rsid w:val="00B23A43"/>
    <w:rsid w:val="00B26195"/>
    <w:rsid w:val="00B263F1"/>
    <w:rsid w:val="00B3127F"/>
    <w:rsid w:val="00B333B4"/>
    <w:rsid w:val="00B35CBE"/>
    <w:rsid w:val="00B36F30"/>
    <w:rsid w:val="00B606F1"/>
    <w:rsid w:val="00B651C5"/>
    <w:rsid w:val="00B821A2"/>
    <w:rsid w:val="00B825A7"/>
    <w:rsid w:val="00B92F11"/>
    <w:rsid w:val="00B93803"/>
    <w:rsid w:val="00B967C8"/>
    <w:rsid w:val="00B97BB3"/>
    <w:rsid w:val="00BA1EF7"/>
    <w:rsid w:val="00BA720D"/>
    <w:rsid w:val="00BC0F72"/>
    <w:rsid w:val="00BC1250"/>
    <w:rsid w:val="00BC584A"/>
    <w:rsid w:val="00BD2CB3"/>
    <w:rsid w:val="00BF1FE1"/>
    <w:rsid w:val="00C0058F"/>
    <w:rsid w:val="00C024EB"/>
    <w:rsid w:val="00C036F8"/>
    <w:rsid w:val="00C06BBD"/>
    <w:rsid w:val="00C15865"/>
    <w:rsid w:val="00C20273"/>
    <w:rsid w:val="00C40BBD"/>
    <w:rsid w:val="00C51744"/>
    <w:rsid w:val="00C53C0F"/>
    <w:rsid w:val="00C657C9"/>
    <w:rsid w:val="00C67002"/>
    <w:rsid w:val="00C72078"/>
    <w:rsid w:val="00C72C8F"/>
    <w:rsid w:val="00C7404F"/>
    <w:rsid w:val="00C83B3D"/>
    <w:rsid w:val="00C90361"/>
    <w:rsid w:val="00CB0978"/>
    <w:rsid w:val="00CB6B96"/>
    <w:rsid w:val="00CC18AE"/>
    <w:rsid w:val="00CD01B6"/>
    <w:rsid w:val="00CD3AB8"/>
    <w:rsid w:val="00CE2C3F"/>
    <w:rsid w:val="00CF5591"/>
    <w:rsid w:val="00CF5FF7"/>
    <w:rsid w:val="00D04611"/>
    <w:rsid w:val="00D06338"/>
    <w:rsid w:val="00D075A2"/>
    <w:rsid w:val="00D10F82"/>
    <w:rsid w:val="00D1354F"/>
    <w:rsid w:val="00D16645"/>
    <w:rsid w:val="00D22B66"/>
    <w:rsid w:val="00D31931"/>
    <w:rsid w:val="00D35CF1"/>
    <w:rsid w:val="00D43D9D"/>
    <w:rsid w:val="00D47478"/>
    <w:rsid w:val="00D55B03"/>
    <w:rsid w:val="00D57763"/>
    <w:rsid w:val="00D84347"/>
    <w:rsid w:val="00D91140"/>
    <w:rsid w:val="00D95DAA"/>
    <w:rsid w:val="00DA3D2E"/>
    <w:rsid w:val="00DE2AC3"/>
    <w:rsid w:val="00DF349C"/>
    <w:rsid w:val="00DF3E86"/>
    <w:rsid w:val="00E077C1"/>
    <w:rsid w:val="00E11759"/>
    <w:rsid w:val="00E11FF1"/>
    <w:rsid w:val="00E166FB"/>
    <w:rsid w:val="00E23079"/>
    <w:rsid w:val="00E30A40"/>
    <w:rsid w:val="00E37070"/>
    <w:rsid w:val="00E40052"/>
    <w:rsid w:val="00E4500A"/>
    <w:rsid w:val="00E4770A"/>
    <w:rsid w:val="00E663E2"/>
    <w:rsid w:val="00E84BC8"/>
    <w:rsid w:val="00E92C16"/>
    <w:rsid w:val="00EC2DC2"/>
    <w:rsid w:val="00EC34F0"/>
    <w:rsid w:val="00EE0898"/>
    <w:rsid w:val="00EE5DD8"/>
    <w:rsid w:val="00EF08F4"/>
    <w:rsid w:val="00EF3647"/>
    <w:rsid w:val="00F12671"/>
    <w:rsid w:val="00F17073"/>
    <w:rsid w:val="00F27D0E"/>
    <w:rsid w:val="00F361FD"/>
    <w:rsid w:val="00F40346"/>
    <w:rsid w:val="00F44162"/>
    <w:rsid w:val="00F50E7B"/>
    <w:rsid w:val="00F524B8"/>
    <w:rsid w:val="00F56043"/>
    <w:rsid w:val="00F6257B"/>
    <w:rsid w:val="00F62F80"/>
    <w:rsid w:val="00F7435D"/>
    <w:rsid w:val="00F8078B"/>
    <w:rsid w:val="00F820E4"/>
    <w:rsid w:val="00F87901"/>
    <w:rsid w:val="00F90BDA"/>
    <w:rsid w:val="00FA4732"/>
    <w:rsid w:val="00FB766B"/>
    <w:rsid w:val="00FB7AA4"/>
    <w:rsid w:val="00FC6185"/>
    <w:rsid w:val="00FC691E"/>
    <w:rsid w:val="00FD036A"/>
    <w:rsid w:val="00FE0350"/>
    <w:rsid w:val="00FE2EE2"/>
    <w:rsid w:val="41532489"/>
  </w:rsids>
  <m:mathPr>
    <m:mathFont m:val="Cambria Math"/>
    <m:brkBin m:val="before"/>
    <m:brkBinSub m:val="--"/>
    <m:smallFrac m:val="0"/>
    <m:dispDef/>
    <m:lMargin m:val="0"/>
    <m:rMargin m:val="0"/>
    <m:defJc m:val="centerGroup"/>
    <m:wrapIndent m:val="1440"/>
    <m:intLim m:val="subSup"/>
    <m:naryLim m:val="undOvr"/>
  </m:mathPr>
  <w:themeFontLang w:val="en-US" w:eastAsia="zh-CN"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8B2D4E"/>
  <w15:docId w15:val="{65D23D1F-FE81-4C9F-A968-2491B4C5A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sid w:val="00301870"/>
    <w:rPr>
      <w:color w:val="0000FF"/>
      <w:u w:val="single"/>
    </w:rPr>
  </w:style>
  <w:style w:type="table" w:styleId="TableGrid">
    <w:name w:val="Table Grid"/>
    <w:basedOn w:val="TableNormal"/>
    <w:uiPriority w:val="39"/>
    <w:rsid w:val="00182FA3"/>
    <w:pPr>
      <w:spacing w:after="0" w:line="240" w:lineRule="auto"/>
    </w:pPr>
    <w:rPr>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82FA3"/>
    <w:rPr>
      <w:sz w:val="16"/>
      <w:szCs w:val="16"/>
    </w:rPr>
  </w:style>
  <w:style w:type="paragraph" w:styleId="CommentText">
    <w:name w:val="annotation text"/>
    <w:basedOn w:val="Normal"/>
    <w:link w:val="CommentTextChar"/>
    <w:uiPriority w:val="99"/>
    <w:unhideWhenUsed/>
    <w:rsid w:val="00182FA3"/>
    <w:pPr>
      <w:spacing w:line="240" w:lineRule="auto"/>
    </w:pPr>
    <w:rPr>
      <w:sz w:val="20"/>
      <w:szCs w:val="20"/>
      <w:lang w:val="en-GB"/>
    </w:rPr>
  </w:style>
  <w:style w:type="character" w:customStyle="1" w:styleId="CommentTextChar">
    <w:name w:val="Comment Text Char"/>
    <w:basedOn w:val="DefaultParagraphFont"/>
    <w:link w:val="CommentText"/>
    <w:uiPriority w:val="99"/>
    <w:rsid w:val="00182FA3"/>
    <w:rPr>
      <w:lang w:val="en-GB"/>
    </w:rPr>
  </w:style>
  <w:style w:type="character" w:customStyle="1" w:styleId="fontstyle01">
    <w:name w:val="fontstyle01"/>
    <w:basedOn w:val="DefaultParagraphFont"/>
    <w:rsid w:val="00D075A2"/>
    <w:rPr>
      <w:rFonts w:ascii="MinionPro-Regular" w:hAnsi="MinionPro-Regular" w:hint="default"/>
      <w:b w:val="0"/>
      <w:bCs w:val="0"/>
      <w:i w:val="0"/>
      <w:iCs w:val="0"/>
      <w:color w:val="000000"/>
      <w:sz w:val="20"/>
      <w:szCs w:val="20"/>
    </w:rPr>
  </w:style>
  <w:style w:type="paragraph" w:styleId="BalloonText">
    <w:name w:val="Balloon Text"/>
    <w:basedOn w:val="Normal"/>
    <w:link w:val="BalloonTextChar"/>
    <w:uiPriority w:val="99"/>
    <w:semiHidden/>
    <w:unhideWhenUsed/>
    <w:rsid w:val="0094614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614C"/>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F820E4"/>
    <w:rPr>
      <w:b/>
      <w:bCs/>
      <w:lang w:val="en-US"/>
    </w:rPr>
  </w:style>
  <w:style w:type="character" w:customStyle="1" w:styleId="CommentSubjectChar">
    <w:name w:val="Comment Subject Char"/>
    <w:basedOn w:val="CommentTextChar"/>
    <w:link w:val="CommentSubject"/>
    <w:uiPriority w:val="99"/>
    <w:semiHidden/>
    <w:rsid w:val="00F820E4"/>
    <w:rPr>
      <w:b/>
      <w:bCs/>
      <w:lang w:val="en-GB"/>
    </w:rPr>
  </w:style>
  <w:style w:type="character" w:customStyle="1" w:styleId="UnresolvedMention">
    <w:name w:val="Unresolved Mention"/>
    <w:basedOn w:val="DefaultParagraphFont"/>
    <w:uiPriority w:val="99"/>
    <w:semiHidden/>
    <w:unhideWhenUsed/>
    <w:rsid w:val="00C20273"/>
    <w:rPr>
      <w:color w:val="605E5C"/>
      <w:shd w:val="clear" w:color="auto" w:fill="E1DFDD"/>
    </w:rPr>
  </w:style>
  <w:style w:type="character" w:styleId="FollowedHyperlink">
    <w:name w:val="FollowedHyperlink"/>
    <w:basedOn w:val="DefaultParagraphFont"/>
    <w:uiPriority w:val="99"/>
    <w:semiHidden/>
    <w:unhideWhenUsed/>
    <w:rsid w:val="00BC584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pubmed.ncbi.nlm.nih.gov/27535231/" TargetMode="External"/><Relationship Id="rId7" Type="http://schemas.openxmlformats.org/officeDocument/2006/relationships/hyperlink" Target="https://www.sciencedirect.com/search?qs=%22Awareness%22%20and%20%22knowledge%22%20and%20%22HIV%22%20and%20%22AIDS%22&amp;articleTypes=FLA&amp;lastSelectedFacet=articleTypes" TargetMode="External"/><Relationship Id="rId2" Type="http://schemas.openxmlformats.org/officeDocument/2006/relationships/hyperlink" Target="https://www.tandfonline.com/action/doSearch?AllField=Factors+associated+with+knowledge+and+awareness+of+HIV%2FAIDS&amp;SeriesKey=rsah20" TargetMode="External"/><Relationship Id="rId1" Type="http://schemas.openxmlformats.org/officeDocument/2006/relationships/hyperlink" Target="https://journals.plos.org/plosone/article?id=10.1371/journal.pone.0242864" TargetMode="External"/><Relationship Id="rId6" Type="http://schemas.openxmlformats.org/officeDocument/2006/relationships/hyperlink" Target="https://scholar.google.com/scholar?hl=en&amp;as_sdt=2007&amp;q=%22Awareness+and+knowledge%22+and+%22HIV%22+and+%22AIDS%22+and+%22MICS%22&amp;btnG=" TargetMode="External"/><Relationship Id="rId5" Type="http://schemas.openxmlformats.org/officeDocument/2006/relationships/hyperlink" Target="https://pubmed.ncbi.nlm.nih.gov/27019532/" TargetMode="External"/><Relationship Id="rId4" Type="http://schemas.openxmlformats.org/officeDocument/2006/relationships/hyperlink" Target="https://pubmed.ncbi.nlm.nih.gov/9363543/"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tiff"/><Relationship Id="rId18" Type="http://schemas.openxmlformats.org/officeDocument/2006/relationships/image" Target="media/image7.tiff"/><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1.tiff"/><Relationship Id="rId17" Type="http://schemas.openxmlformats.org/officeDocument/2006/relationships/image" Target="media/image6.tiff"/><Relationship Id="rId2" Type="http://schemas.openxmlformats.org/officeDocument/2006/relationships/customXml" Target="../customXml/item2.xml"/><Relationship Id="rId16" Type="http://schemas.openxmlformats.org/officeDocument/2006/relationships/image" Target="media/image5.tiff"/><Relationship Id="rId20" Type="http://schemas.openxmlformats.org/officeDocument/2006/relationships/image" Target="media/image9.tif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3.xml"/><Relationship Id="rId24" Type="http://schemas.microsoft.com/office/2016/09/relationships/commentsIds" Target="commentsIds.xml"/><Relationship Id="rId5" Type="http://schemas.openxmlformats.org/officeDocument/2006/relationships/settings" Target="settings.xml"/><Relationship Id="rId15" Type="http://schemas.openxmlformats.org/officeDocument/2006/relationships/image" Target="media/image4.tiff"/><Relationship Id="rId23" Type="http://schemas.openxmlformats.org/officeDocument/2006/relationships/theme" Target="theme/theme1.xml"/><Relationship Id="rId10" Type="http://schemas.openxmlformats.org/officeDocument/2006/relationships/chart" Target="charts/chart2.xml"/><Relationship Id="rId19" Type="http://schemas.openxmlformats.org/officeDocument/2006/relationships/image" Target="media/image8.tiff"/><Relationship Id="rId4" Type="http://schemas.openxmlformats.org/officeDocument/2006/relationships/styles" Target="styles.xml"/><Relationship Id="rId9" Type="http://schemas.openxmlformats.org/officeDocument/2006/relationships/chart" Target="charts/chart1.xml"/><Relationship Id="rId14" Type="http://schemas.openxmlformats.org/officeDocument/2006/relationships/image" Target="media/image3.tiff"/><Relationship Id="rId22" Type="http://schemas.microsoft.com/office/2011/relationships/people" Target="people.xml"/></Relationships>
</file>

<file path=word/charts/_rels/chart1.xml.rels><?xml version="1.0" encoding="UTF-8" standalone="yes"?>
<Relationships xmlns="http://schemas.openxmlformats.org/package/2006/relationships"><Relationship Id="rId3" Type="http://schemas.openxmlformats.org/officeDocument/2006/relationships/oleObject" Target="file:///E:\ResearchProject\Jamal%20Sir\Shumi\GrPH.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ResearchProject\Jamal%20Sir\Shumi\GrPH.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ResearchProject\Jamal%20Sir\Shumi\GrPH.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Low Score</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Sheet1!$A$2:$A$4</c:f>
              <c:strCache>
                <c:ptCount val="3"/>
                <c:pt idx="0">
                  <c:v>MICS 2006</c:v>
                </c:pt>
                <c:pt idx="1">
                  <c:v>MICS 2012</c:v>
                </c:pt>
                <c:pt idx="2">
                  <c:v>MICS 2019</c:v>
                </c:pt>
              </c:strCache>
            </c:strRef>
          </c:cat>
          <c:val>
            <c:numRef>
              <c:f>Sheet1!$B$2:$B$4</c:f>
              <c:numCache>
                <c:formatCode>0.00</c:formatCode>
                <c:ptCount val="3"/>
                <c:pt idx="0">
                  <c:v>44.8</c:v>
                </c:pt>
                <c:pt idx="1">
                  <c:v>35.07</c:v>
                </c:pt>
                <c:pt idx="2">
                  <c:v>41.31</c:v>
                </c:pt>
              </c:numCache>
            </c:numRef>
          </c:val>
        </c:ser>
        <c:ser>
          <c:idx val="1"/>
          <c:order val="1"/>
          <c:tx>
            <c:strRef>
              <c:f>Sheet1!$C$1</c:f>
              <c:strCache>
                <c:ptCount val="1"/>
                <c:pt idx="0">
                  <c:v>High Score</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Sheet1!$A$2:$A$4</c:f>
              <c:strCache>
                <c:ptCount val="3"/>
                <c:pt idx="0">
                  <c:v>MICS 2006</c:v>
                </c:pt>
                <c:pt idx="1">
                  <c:v>MICS 2012</c:v>
                </c:pt>
                <c:pt idx="2">
                  <c:v>MICS 2019</c:v>
                </c:pt>
              </c:strCache>
            </c:strRef>
          </c:cat>
          <c:val>
            <c:numRef>
              <c:f>Sheet1!$C$2:$C$4</c:f>
              <c:numCache>
                <c:formatCode>0.00</c:formatCode>
                <c:ptCount val="3"/>
                <c:pt idx="0">
                  <c:v>55.2</c:v>
                </c:pt>
                <c:pt idx="1">
                  <c:v>64.930000000000007</c:v>
                </c:pt>
                <c:pt idx="2">
                  <c:v>58.69</c:v>
                </c:pt>
              </c:numCache>
            </c:numRef>
          </c:val>
        </c:ser>
        <c:dLbls>
          <c:dLblPos val="outEnd"/>
          <c:showLegendKey val="0"/>
          <c:showVal val="1"/>
          <c:showCatName val="0"/>
          <c:showSerName val="0"/>
          <c:showPercent val="0"/>
          <c:showBubbleSize val="0"/>
        </c:dLbls>
        <c:gapWidth val="444"/>
        <c:overlap val="-90"/>
        <c:axId val="1977619968"/>
        <c:axId val="1977613984"/>
      </c:barChart>
      <c:catAx>
        <c:axId val="197761996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Survey Year</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977613984"/>
        <c:crosses val="autoZero"/>
        <c:auto val="1"/>
        <c:lblAlgn val="ctr"/>
        <c:lblOffset val="100"/>
        <c:noMultiLvlLbl val="0"/>
      </c:catAx>
      <c:valAx>
        <c:axId val="1977613984"/>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HIV Score Category (%)</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crossAx val="197761996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percentStacked"/>
        <c:varyColors val="0"/>
        <c:ser>
          <c:idx val="0"/>
          <c:order val="0"/>
          <c:tx>
            <c:strRef>
              <c:f>Sheet1!$C$22</c:f>
              <c:strCache>
                <c:ptCount val="1"/>
                <c:pt idx="0">
                  <c:v>Poorest</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multiLvlStrRef>
              <c:f>Sheet1!$A$23:$B$28</c:f>
              <c:multiLvlStrCache>
                <c:ptCount val="6"/>
                <c:lvl>
                  <c:pt idx="0">
                    <c:v>Low Score</c:v>
                  </c:pt>
                  <c:pt idx="1">
                    <c:v>High Score</c:v>
                  </c:pt>
                  <c:pt idx="2">
                    <c:v>Low Score</c:v>
                  </c:pt>
                  <c:pt idx="3">
                    <c:v>High Score</c:v>
                  </c:pt>
                  <c:pt idx="4">
                    <c:v>Low Score</c:v>
                  </c:pt>
                  <c:pt idx="5">
                    <c:v>High Score</c:v>
                  </c:pt>
                </c:lvl>
                <c:lvl>
                  <c:pt idx="0">
                    <c:v>MICS 2006</c:v>
                  </c:pt>
                  <c:pt idx="2">
                    <c:v>MICS 2012</c:v>
                  </c:pt>
                  <c:pt idx="4">
                    <c:v>MICS 2019</c:v>
                  </c:pt>
                </c:lvl>
              </c:multiLvlStrCache>
            </c:multiLvlStrRef>
          </c:cat>
          <c:val>
            <c:numRef>
              <c:f>Sheet1!$C$23:$C$28</c:f>
              <c:numCache>
                <c:formatCode>0.00</c:formatCode>
                <c:ptCount val="6"/>
                <c:pt idx="0">
                  <c:v>12.54</c:v>
                </c:pt>
                <c:pt idx="1">
                  <c:v>8.18</c:v>
                </c:pt>
                <c:pt idx="2">
                  <c:v>13.31</c:v>
                </c:pt>
                <c:pt idx="3">
                  <c:v>7.65</c:v>
                </c:pt>
                <c:pt idx="4">
                  <c:v>12.96</c:v>
                </c:pt>
                <c:pt idx="5">
                  <c:v>9.32</c:v>
                </c:pt>
              </c:numCache>
            </c:numRef>
          </c:val>
        </c:ser>
        <c:ser>
          <c:idx val="1"/>
          <c:order val="1"/>
          <c:tx>
            <c:strRef>
              <c:f>Sheet1!$D$22</c:f>
              <c:strCache>
                <c:ptCount val="1"/>
                <c:pt idx="0">
                  <c:v>Poorer</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multiLvlStrRef>
              <c:f>Sheet1!$A$23:$B$28</c:f>
              <c:multiLvlStrCache>
                <c:ptCount val="6"/>
                <c:lvl>
                  <c:pt idx="0">
                    <c:v>Low Score</c:v>
                  </c:pt>
                  <c:pt idx="1">
                    <c:v>High Score</c:v>
                  </c:pt>
                  <c:pt idx="2">
                    <c:v>Low Score</c:v>
                  </c:pt>
                  <c:pt idx="3">
                    <c:v>High Score</c:v>
                  </c:pt>
                  <c:pt idx="4">
                    <c:v>Low Score</c:v>
                  </c:pt>
                  <c:pt idx="5">
                    <c:v>High Score</c:v>
                  </c:pt>
                </c:lvl>
                <c:lvl>
                  <c:pt idx="0">
                    <c:v>MICS 2006</c:v>
                  </c:pt>
                  <c:pt idx="2">
                    <c:v>MICS 2012</c:v>
                  </c:pt>
                  <c:pt idx="4">
                    <c:v>MICS 2019</c:v>
                  </c:pt>
                </c:lvl>
              </c:multiLvlStrCache>
            </c:multiLvlStrRef>
          </c:cat>
          <c:val>
            <c:numRef>
              <c:f>Sheet1!$D$23:$D$28</c:f>
              <c:numCache>
                <c:formatCode>0.00</c:formatCode>
                <c:ptCount val="6"/>
                <c:pt idx="0">
                  <c:v>16.53</c:v>
                </c:pt>
                <c:pt idx="1">
                  <c:v>11.99</c:v>
                </c:pt>
                <c:pt idx="2">
                  <c:v>16.829999999999998</c:v>
                </c:pt>
                <c:pt idx="3">
                  <c:v>12.1</c:v>
                </c:pt>
                <c:pt idx="4">
                  <c:v>18.22</c:v>
                </c:pt>
                <c:pt idx="5">
                  <c:v>13.7</c:v>
                </c:pt>
              </c:numCache>
            </c:numRef>
          </c:val>
        </c:ser>
        <c:ser>
          <c:idx val="2"/>
          <c:order val="2"/>
          <c:tx>
            <c:strRef>
              <c:f>Sheet1!$E$22</c:f>
              <c:strCache>
                <c:ptCount val="1"/>
                <c:pt idx="0">
                  <c:v>Middle</c:v>
                </c:pt>
              </c:strCache>
            </c:strRef>
          </c:tx>
          <c:spPr>
            <a:solidFill>
              <a:schemeClr val="accent3">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multiLvlStrRef>
              <c:f>Sheet1!$A$23:$B$28</c:f>
              <c:multiLvlStrCache>
                <c:ptCount val="6"/>
                <c:lvl>
                  <c:pt idx="0">
                    <c:v>Low Score</c:v>
                  </c:pt>
                  <c:pt idx="1">
                    <c:v>High Score</c:v>
                  </c:pt>
                  <c:pt idx="2">
                    <c:v>Low Score</c:v>
                  </c:pt>
                  <c:pt idx="3">
                    <c:v>High Score</c:v>
                  </c:pt>
                  <c:pt idx="4">
                    <c:v>Low Score</c:v>
                  </c:pt>
                  <c:pt idx="5">
                    <c:v>High Score</c:v>
                  </c:pt>
                </c:lvl>
                <c:lvl>
                  <c:pt idx="0">
                    <c:v>MICS 2006</c:v>
                  </c:pt>
                  <c:pt idx="2">
                    <c:v>MICS 2012</c:v>
                  </c:pt>
                  <c:pt idx="4">
                    <c:v>MICS 2019</c:v>
                  </c:pt>
                </c:lvl>
              </c:multiLvlStrCache>
            </c:multiLvlStrRef>
          </c:cat>
          <c:val>
            <c:numRef>
              <c:f>Sheet1!$E$23:$E$28</c:f>
              <c:numCache>
                <c:formatCode>0.00</c:formatCode>
                <c:ptCount val="6"/>
                <c:pt idx="0">
                  <c:v>21.16</c:v>
                </c:pt>
                <c:pt idx="1">
                  <c:v>18.02</c:v>
                </c:pt>
                <c:pt idx="2">
                  <c:v>22.29</c:v>
                </c:pt>
                <c:pt idx="3">
                  <c:v>17.260000000000002</c:v>
                </c:pt>
                <c:pt idx="4">
                  <c:v>21.74</c:v>
                </c:pt>
                <c:pt idx="5">
                  <c:v>19.5</c:v>
                </c:pt>
              </c:numCache>
            </c:numRef>
          </c:val>
        </c:ser>
        <c:ser>
          <c:idx val="3"/>
          <c:order val="3"/>
          <c:tx>
            <c:strRef>
              <c:f>Sheet1!$F$22</c:f>
              <c:strCache>
                <c:ptCount val="1"/>
                <c:pt idx="0">
                  <c:v>Richer</c:v>
                </c:pt>
              </c:strCache>
            </c:strRef>
          </c:tx>
          <c:spPr>
            <a:solidFill>
              <a:schemeClr val="accent4">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multiLvlStrRef>
              <c:f>Sheet1!$A$23:$B$28</c:f>
              <c:multiLvlStrCache>
                <c:ptCount val="6"/>
                <c:lvl>
                  <c:pt idx="0">
                    <c:v>Low Score</c:v>
                  </c:pt>
                  <c:pt idx="1">
                    <c:v>High Score</c:v>
                  </c:pt>
                  <c:pt idx="2">
                    <c:v>Low Score</c:v>
                  </c:pt>
                  <c:pt idx="3">
                    <c:v>High Score</c:v>
                  </c:pt>
                  <c:pt idx="4">
                    <c:v>Low Score</c:v>
                  </c:pt>
                  <c:pt idx="5">
                    <c:v>High Score</c:v>
                  </c:pt>
                </c:lvl>
                <c:lvl>
                  <c:pt idx="0">
                    <c:v>MICS 2006</c:v>
                  </c:pt>
                  <c:pt idx="2">
                    <c:v>MICS 2012</c:v>
                  </c:pt>
                  <c:pt idx="4">
                    <c:v>MICS 2019</c:v>
                  </c:pt>
                </c:lvl>
              </c:multiLvlStrCache>
            </c:multiLvlStrRef>
          </c:cat>
          <c:val>
            <c:numRef>
              <c:f>Sheet1!$F$23:$F$28</c:f>
              <c:numCache>
                <c:formatCode>0.00</c:formatCode>
                <c:ptCount val="6"/>
                <c:pt idx="0">
                  <c:v>24.58</c:v>
                </c:pt>
                <c:pt idx="1">
                  <c:v>26.06</c:v>
                </c:pt>
                <c:pt idx="2">
                  <c:v>24.02</c:v>
                </c:pt>
                <c:pt idx="3">
                  <c:v>24.38</c:v>
                </c:pt>
                <c:pt idx="4">
                  <c:v>23.67</c:v>
                </c:pt>
                <c:pt idx="5">
                  <c:v>24.96</c:v>
                </c:pt>
              </c:numCache>
            </c:numRef>
          </c:val>
        </c:ser>
        <c:ser>
          <c:idx val="4"/>
          <c:order val="4"/>
          <c:tx>
            <c:strRef>
              <c:f>Sheet1!$G$22</c:f>
              <c:strCache>
                <c:ptCount val="1"/>
                <c:pt idx="0">
                  <c:v>Richest</c:v>
                </c:pt>
              </c:strCache>
            </c:strRef>
          </c:tx>
          <c:spPr>
            <a:solidFill>
              <a:schemeClr val="accent5">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multiLvlStrRef>
              <c:f>Sheet1!$A$23:$B$28</c:f>
              <c:multiLvlStrCache>
                <c:ptCount val="6"/>
                <c:lvl>
                  <c:pt idx="0">
                    <c:v>Low Score</c:v>
                  </c:pt>
                  <c:pt idx="1">
                    <c:v>High Score</c:v>
                  </c:pt>
                  <c:pt idx="2">
                    <c:v>Low Score</c:v>
                  </c:pt>
                  <c:pt idx="3">
                    <c:v>High Score</c:v>
                  </c:pt>
                  <c:pt idx="4">
                    <c:v>Low Score</c:v>
                  </c:pt>
                  <c:pt idx="5">
                    <c:v>High Score</c:v>
                  </c:pt>
                </c:lvl>
                <c:lvl>
                  <c:pt idx="0">
                    <c:v>MICS 2006</c:v>
                  </c:pt>
                  <c:pt idx="2">
                    <c:v>MICS 2012</c:v>
                  </c:pt>
                  <c:pt idx="4">
                    <c:v>MICS 2019</c:v>
                  </c:pt>
                </c:lvl>
              </c:multiLvlStrCache>
            </c:multiLvlStrRef>
          </c:cat>
          <c:val>
            <c:numRef>
              <c:f>Sheet1!$G$23:$G$28</c:f>
              <c:numCache>
                <c:formatCode>0.00</c:formatCode>
                <c:ptCount val="6"/>
                <c:pt idx="0">
                  <c:v>25.19</c:v>
                </c:pt>
                <c:pt idx="1">
                  <c:v>35.74</c:v>
                </c:pt>
                <c:pt idx="2">
                  <c:v>23.55</c:v>
                </c:pt>
                <c:pt idx="3">
                  <c:v>38.61</c:v>
                </c:pt>
                <c:pt idx="4">
                  <c:v>23.41</c:v>
                </c:pt>
                <c:pt idx="5">
                  <c:v>32.520000000000003</c:v>
                </c:pt>
              </c:numCache>
            </c:numRef>
          </c:val>
        </c:ser>
        <c:dLbls>
          <c:dLblPos val="ctr"/>
          <c:showLegendKey val="0"/>
          <c:showVal val="1"/>
          <c:showCatName val="0"/>
          <c:showSerName val="0"/>
          <c:showPercent val="0"/>
          <c:showBubbleSize val="0"/>
        </c:dLbls>
        <c:gapWidth val="50"/>
        <c:overlap val="100"/>
        <c:axId val="1977616704"/>
        <c:axId val="2048513488"/>
      </c:barChart>
      <c:catAx>
        <c:axId val="1977616704"/>
        <c:scaling>
          <c:orientation val="minMax"/>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headEnd type="none" w="sm" len="sm"/>
            <a:tailEnd type="none" w="sm" len="sm"/>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8513488"/>
        <c:crosses val="autoZero"/>
        <c:auto val="1"/>
        <c:lblAlgn val="ctr"/>
        <c:lblOffset val="100"/>
        <c:noMultiLvlLbl val="0"/>
      </c:catAx>
      <c:valAx>
        <c:axId val="2048513488"/>
        <c:scaling>
          <c:orientation val="minMax"/>
        </c:scaling>
        <c:delete val="0"/>
        <c:axPos val="l"/>
        <c:majorGridlines>
          <c:spPr>
            <a:ln w="9525" cap="flat" cmpd="sng" algn="ctr">
              <a:gradFill>
                <a:gsLst>
                  <a:gs pos="0">
                    <a:schemeClr val="tx1">
                      <a:lumMod val="5000"/>
                      <a:lumOff val="95000"/>
                    </a:schemeClr>
                  </a:gs>
                  <a:gs pos="100000">
                    <a:schemeClr val="tx1">
                      <a:lumMod val="15000"/>
                      <a:lumOff val="85000"/>
                    </a:schemeClr>
                  </a:gs>
                </a:gsLst>
                <a:lin ang="5400000" scaled="0"/>
              </a:gra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776167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percentStacked"/>
        <c:varyColors val="0"/>
        <c:ser>
          <c:idx val="0"/>
          <c:order val="0"/>
          <c:tx>
            <c:strRef>
              <c:f>Sheet1!$C$30</c:f>
              <c:strCache>
                <c:ptCount val="1"/>
                <c:pt idx="0">
                  <c:v>Barisal</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multiLvlStrRef>
              <c:f>Sheet1!$A$31:$B$36</c:f>
              <c:multiLvlStrCache>
                <c:ptCount val="6"/>
                <c:lvl>
                  <c:pt idx="0">
                    <c:v>Low Score</c:v>
                  </c:pt>
                  <c:pt idx="1">
                    <c:v>High Score</c:v>
                  </c:pt>
                  <c:pt idx="2">
                    <c:v>Low Score</c:v>
                  </c:pt>
                  <c:pt idx="3">
                    <c:v>High Score</c:v>
                  </c:pt>
                  <c:pt idx="4">
                    <c:v>Low Score</c:v>
                  </c:pt>
                  <c:pt idx="5">
                    <c:v>High Score</c:v>
                  </c:pt>
                </c:lvl>
                <c:lvl>
                  <c:pt idx="0">
                    <c:v>MICS 2006</c:v>
                  </c:pt>
                  <c:pt idx="2">
                    <c:v>MICS 2012</c:v>
                  </c:pt>
                  <c:pt idx="4">
                    <c:v>MICS 2019</c:v>
                  </c:pt>
                </c:lvl>
              </c:multiLvlStrCache>
            </c:multiLvlStrRef>
          </c:cat>
          <c:val>
            <c:numRef>
              <c:f>Sheet1!$C$31:$C$36</c:f>
              <c:numCache>
                <c:formatCode>0.00</c:formatCode>
                <c:ptCount val="6"/>
                <c:pt idx="0">
                  <c:v>6.02</c:v>
                </c:pt>
                <c:pt idx="1">
                  <c:v>6.01</c:v>
                </c:pt>
                <c:pt idx="2">
                  <c:v>4.84</c:v>
                </c:pt>
                <c:pt idx="3">
                  <c:v>5.58</c:v>
                </c:pt>
                <c:pt idx="4">
                  <c:v>3.93</c:v>
                </c:pt>
                <c:pt idx="5">
                  <c:v>4.55</c:v>
                </c:pt>
              </c:numCache>
            </c:numRef>
          </c:val>
        </c:ser>
        <c:ser>
          <c:idx val="1"/>
          <c:order val="1"/>
          <c:tx>
            <c:strRef>
              <c:f>Sheet1!$D$30</c:f>
              <c:strCache>
                <c:ptCount val="1"/>
                <c:pt idx="0">
                  <c:v>Chittagong</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multiLvlStrRef>
              <c:f>Sheet1!$A$31:$B$36</c:f>
              <c:multiLvlStrCache>
                <c:ptCount val="6"/>
                <c:lvl>
                  <c:pt idx="0">
                    <c:v>Low Score</c:v>
                  </c:pt>
                  <c:pt idx="1">
                    <c:v>High Score</c:v>
                  </c:pt>
                  <c:pt idx="2">
                    <c:v>Low Score</c:v>
                  </c:pt>
                  <c:pt idx="3">
                    <c:v>High Score</c:v>
                  </c:pt>
                  <c:pt idx="4">
                    <c:v>Low Score</c:v>
                  </c:pt>
                  <c:pt idx="5">
                    <c:v>High Score</c:v>
                  </c:pt>
                </c:lvl>
                <c:lvl>
                  <c:pt idx="0">
                    <c:v>MICS 2006</c:v>
                  </c:pt>
                  <c:pt idx="2">
                    <c:v>MICS 2012</c:v>
                  </c:pt>
                  <c:pt idx="4">
                    <c:v>MICS 2019</c:v>
                  </c:pt>
                </c:lvl>
              </c:multiLvlStrCache>
            </c:multiLvlStrRef>
          </c:cat>
          <c:val>
            <c:numRef>
              <c:f>Sheet1!$D$31:$D$36</c:f>
              <c:numCache>
                <c:formatCode>0.00</c:formatCode>
                <c:ptCount val="6"/>
                <c:pt idx="0">
                  <c:v>16.93</c:v>
                </c:pt>
                <c:pt idx="1">
                  <c:v>18.649999999999999</c:v>
                </c:pt>
                <c:pt idx="2">
                  <c:v>22.26</c:v>
                </c:pt>
                <c:pt idx="3">
                  <c:v>17.5</c:v>
                </c:pt>
                <c:pt idx="4">
                  <c:v>17.57</c:v>
                </c:pt>
                <c:pt idx="5">
                  <c:v>16.829999999999998</c:v>
                </c:pt>
              </c:numCache>
            </c:numRef>
          </c:val>
        </c:ser>
        <c:ser>
          <c:idx val="2"/>
          <c:order val="2"/>
          <c:tx>
            <c:strRef>
              <c:f>Sheet1!$E$30</c:f>
              <c:strCache>
                <c:ptCount val="1"/>
                <c:pt idx="0">
                  <c:v>Dhaka</c:v>
                </c:pt>
              </c:strCache>
            </c:strRef>
          </c:tx>
          <c:spPr>
            <a:solidFill>
              <a:schemeClr val="accent3">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multiLvlStrRef>
              <c:f>Sheet1!$A$31:$B$36</c:f>
              <c:multiLvlStrCache>
                <c:ptCount val="6"/>
                <c:lvl>
                  <c:pt idx="0">
                    <c:v>Low Score</c:v>
                  </c:pt>
                  <c:pt idx="1">
                    <c:v>High Score</c:v>
                  </c:pt>
                  <c:pt idx="2">
                    <c:v>Low Score</c:v>
                  </c:pt>
                  <c:pt idx="3">
                    <c:v>High Score</c:v>
                  </c:pt>
                  <c:pt idx="4">
                    <c:v>Low Score</c:v>
                  </c:pt>
                  <c:pt idx="5">
                    <c:v>High Score</c:v>
                  </c:pt>
                </c:lvl>
                <c:lvl>
                  <c:pt idx="0">
                    <c:v>MICS 2006</c:v>
                  </c:pt>
                  <c:pt idx="2">
                    <c:v>MICS 2012</c:v>
                  </c:pt>
                  <c:pt idx="4">
                    <c:v>MICS 2019</c:v>
                  </c:pt>
                </c:lvl>
              </c:multiLvlStrCache>
            </c:multiLvlStrRef>
          </c:cat>
          <c:val>
            <c:numRef>
              <c:f>Sheet1!$E$31:$E$36</c:f>
              <c:numCache>
                <c:formatCode>0.00</c:formatCode>
                <c:ptCount val="6"/>
                <c:pt idx="0">
                  <c:v>36.93</c:v>
                </c:pt>
                <c:pt idx="1">
                  <c:v>35.44</c:v>
                </c:pt>
                <c:pt idx="2">
                  <c:v>29.65</c:v>
                </c:pt>
                <c:pt idx="3">
                  <c:v>34.9</c:v>
                </c:pt>
                <c:pt idx="4">
                  <c:v>29.18</c:v>
                </c:pt>
                <c:pt idx="5">
                  <c:v>24.73</c:v>
                </c:pt>
              </c:numCache>
            </c:numRef>
          </c:val>
        </c:ser>
        <c:ser>
          <c:idx val="3"/>
          <c:order val="3"/>
          <c:tx>
            <c:strRef>
              <c:f>Sheet1!$F$30</c:f>
              <c:strCache>
                <c:ptCount val="1"/>
                <c:pt idx="0">
                  <c:v>Khulna</c:v>
                </c:pt>
              </c:strCache>
            </c:strRef>
          </c:tx>
          <c:spPr>
            <a:solidFill>
              <a:schemeClr val="accent4">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multiLvlStrRef>
              <c:f>Sheet1!$A$31:$B$36</c:f>
              <c:multiLvlStrCache>
                <c:ptCount val="6"/>
                <c:lvl>
                  <c:pt idx="0">
                    <c:v>Low Score</c:v>
                  </c:pt>
                  <c:pt idx="1">
                    <c:v>High Score</c:v>
                  </c:pt>
                  <c:pt idx="2">
                    <c:v>Low Score</c:v>
                  </c:pt>
                  <c:pt idx="3">
                    <c:v>High Score</c:v>
                  </c:pt>
                  <c:pt idx="4">
                    <c:v>Low Score</c:v>
                  </c:pt>
                  <c:pt idx="5">
                    <c:v>High Score</c:v>
                  </c:pt>
                </c:lvl>
                <c:lvl>
                  <c:pt idx="0">
                    <c:v>MICS 2006</c:v>
                  </c:pt>
                  <c:pt idx="2">
                    <c:v>MICS 2012</c:v>
                  </c:pt>
                  <c:pt idx="4">
                    <c:v>MICS 2019</c:v>
                  </c:pt>
                </c:lvl>
              </c:multiLvlStrCache>
            </c:multiLvlStrRef>
          </c:cat>
          <c:val>
            <c:numRef>
              <c:f>Sheet1!$F$31:$F$36</c:f>
              <c:numCache>
                <c:formatCode>0.00</c:formatCode>
                <c:ptCount val="6"/>
                <c:pt idx="0">
                  <c:v>12.4</c:v>
                </c:pt>
                <c:pt idx="1">
                  <c:v>15.48</c:v>
                </c:pt>
                <c:pt idx="2">
                  <c:v>18.93</c:v>
                </c:pt>
                <c:pt idx="3">
                  <c:v>16.3</c:v>
                </c:pt>
                <c:pt idx="4">
                  <c:v>14.94</c:v>
                </c:pt>
                <c:pt idx="5">
                  <c:v>14.8</c:v>
                </c:pt>
              </c:numCache>
            </c:numRef>
          </c:val>
        </c:ser>
        <c:ser>
          <c:idx val="4"/>
          <c:order val="4"/>
          <c:tx>
            <c:strRef>
              <c:f>Sheet1!$G$30</c:f>
              <c:strCache>
                <c:ptCount val="1"/>
                <c:pt idx="0">
                  <c:v>Mymenshing</c:v>
                </c:pt>
              </c:strCache>
            </c:strRef>
          </c:tx>
          <c:spPr>
            <a:solidFill>
              <a:schemeClr val="accent5">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multiLvlStrRef>
              <c:f>Sheet1!$A$31:$B$36</c:f>
              <c:multiLvlStrCache>
                <c:ptCount val="6"/>
                <c:lvl>
                  <c:pt idx="0">
                    <c:v>Low Score</c:v>
                  </c:pt>
                  <c:pt idx="1">
                    <c:v>High Score</c:v>
                  </c:pt>
                  <c:pt idx="2">
                    <c:v>Low Score</c:v>
                  </c:pt>
                  <c:pt idx="3">
                    <c:v>High Score</c:v>
                  </c:pt>
                  <c:pt idx="4">
                    <c:v>Low Score</c:v>
                  </c:pt>
                  <c:pt idx="5">
                    <c:v>High Score</c:v>
                  </c:pt>
                </c:lvl>
                <c:lvl>
                  <c:pt idx="0">
                    <c:v>MICS 2006</c:v>
                  </c:pt>
                  <c:pt idx="2">
                    <c:v>MICS 2012</c:v>
                  </c:pt>
                  <c:pt idx="4">
                    <c:v>MICS 2019</c:v>
                  </c:pt>
                </c:lvl>
              </c:multiLvlStrCache>
            </c:multiLvlStrRef>
          </c:cat>
          <c:val>
            <c:numRef>
              <c:f>Sheet1!$G$31:$G$36</c:f>
              <c:numCache>
                <c:formatCode>General</c:formatCode>
                <c:ptCount val="6"/>
                <c:pt idx="4" formatCode="0.00">
                  <c:v>6.26</c:v>
                </c:pt>
                <c:pt idx="5" formatCode="0.00">
                  <c:v>6.6</c:v>
                </c:pt>
              </c:numCache>
            </c:numRef>
          </c:val>
        </c:ser>
        <c:ser>
          <c:idx val="5"/>
          <c:order val="5"/>
          <c:tx>
            <c:strRef>
              <c:f>Sheet1!$H$30</c:f>
              <c:strCache>
                <c:ptCount val="1"/>
                <c:pt idx="0">
                  <c:v>Rajshahi</c:v>
                </c:pt>
              </c:strCache>
            </c:strRef>
          </c:tx>
          <c:spPr>
            <a:solidFill>
              <a:schemeClr val="accent6">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multiLvlStrRef>
              <c:f>Sheet1!$A$31:$B$36</c:f>
              <c:multiLvlStrCache>
                <c:ptCount val="6"/>
                <c:lvl>
                  <c:pt idx="0">
                    <c:v>Low Score</c:v>
                  </c:pt>
                  <c:pt idx="1">
                    <c:v>High Score</c:v>
                  </c:pt>
                  <c:pt idx="2">
                    <c:v>Low Score</c:v>
                  </c:pt>
                  <c:pt idx="3">
                    <c:v>High Score</c:v>
                  </c:pt>
                  <c:pt idx="4">
                    <c:v>Low Score</c:v>
                  </c:pt>
                  <c:pt idx="5">
                    <c:v>High Score</c:v>
                  </c:pt>
                </c:lvl>
                <c:lvl>
                  <c:pt idx="0">
                    <c:v>MICS 2006</c:v>
                  </c:pt>
                  <c:pt idx="2">
                    <c:v>MICS 2012</c:v>
                  </c:pt>
                  <c:pt idx="4">
                    <c:v>MICS 2019</c:v>
                  </c:pt>
                </c:lvl>
              </c:multiLvlStrCache>
            </c:multiLvlStrRef>
          </c:cat>
          <c:val>
            <c:numRef>
              <c:f>Sheet1!$H$31:$H$36</c:f>
              <c:numCache>
                <c:formatCode>0.00</c:formatCode>
                <c:ptCount val="6"/>
                <c:pt idx="0">
                  <c:v>22.96</c:v>
                </c:pt>
                <c:pt idx="1">
                  <c:v>20.45</c:v>
                </c:pt>
                <c:pt idx="2">
                  <c:v>12.79</c:v>
                </c:pt>
                <c:pt idx="3">
                  <c:v>13.8</c:v>
                </c:pt>
                <c:pt idx="4">
                  <c:v>15.78</c:v>
                </c:pt>
                <c:pt idx="5">
                  <c:v>12.75</c:v>
                </c:pt>
              </c:numCache>
            </c:numRef>
          </c:val>
        </c:ser>
        <c:ser>
          <c:idx val="6"/>
          <c:order val="6"/>
          <c:tx>
            <c:strRef>
              <c:f>Sheet1!$I$30</c:f>
              <c:strCache>
                <c:ptCount val="1"/>
                <c:pt idx="0">
                  <c:v>Rangpur</c:v>
                </c:pt>
              </c:strCache>
            </c:strRef>
          </c:tx>
          <c:spPr>
            <a:solidFill>
              <a:schemeClr val="accent1">
                <a:lumMod val="60000"/>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multiLvlStrRef>
              <c:f>Sheet1!$A$31:$B$36</c:f>
              <c:multiLvlStrCache>
                <c:ptCount val="6"/>
                <c:lvl>
                  <c:pt idx="0">
                    <c:v>Low Score</c:v>
                  </c:pt>
                  <c:pt idx="1">
                    <c:v>High Score</c:v>
                  </c:pt>
                  <c:pt idx="2">
                    <c:v>Low Score</c:v>
                  </c:pt>
                  <c:pt idx="3">
                    <c:v>High Score</c:v>
                  </c:pt>
                  <c:pt idx="4">
                    <c:v>Low Score</c:v>
                  </c:pt>
                  <c:pt idx="5">
                    <c:v>High Score</c:v>
                  </c:pt>
                </c:lvl>
                <c:lvl>
                  <c:pt idx="0">
                    <c:v>MICS 2006</c:v>
                  </c:pt>
                  <c:pt idx="2">
                    <c:v>MICS 2012</c:v>
                  </c:pt>
                  <c:pt idx="4">
                    <c:v>MICS 2019</c:v>
                  </c:pt>
                </c:lvl>
              </c:multiLvlStrCache>
            </c:multiLvlStrRef>
          </c:cat>
          <c:val>
            <c:numRef>
              <c:f>Sheet1!$I$31:$I$36</c:f>
              <c:numCache>
                <c:formatCode>General</c:formatCode>
                <c:ptCount val="6"/>
                <c:pt idx="2" formatCode="0.00">
                  <c:v>6.38</c:v>
                </c:pt>
                <c:pt idx="3" formatCode="0.00">
                  <c:v>8.7799999999999994</c:v>
                </c:pt>
                <c:pt idx="4" formatCode="0.00">
                  <c:v>8.57</c:v>
                </c:pt>
                <c:pt idx="5" formatCode="0.00">
                  <c:v>11.08</c:v>
                </c:pt>
              </c:numCache>
            </c:numRef>
          </c:val>
        </c:ser>
        <c:ser>
          <c:idx val="7"/>
          <c:order val="7"/>
          <c:tx>
            <c:strRef>
              <c:f>Sheet1!$J$30</c:f>
              <c:strCache>
                <c:ptCount val="1"/>
                <c:pt idx="0">
                  <c:v>Sylhet</c:v>
                </c:pt>
              </c:strCache>
            </c:strRef>
          </c:tx>
          <c:spPr>
            <a:solidFill>
              <a:schemeClr val="accent2">
                <a:lumMod val="60000"/>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multiLvlStrRef>
              <c:f>Sheet1!$A$31:$B$36</c:f>
              <c:multiLvlStrCache>
                <c:ptCount val="6"/>
                <c:lvl>
                  <c:pt idx="0">
                    <c:v>Low Score</c:v>
                  </c:pt>
                  <c:pt idx="1">
                    <c:v>High Score</c:v>
                  </c:pt>
                  <c:pt idx="2">
                    <c:v>Low Score</c:v>
                  </c:pt>
                  <c:pt idx="3">
                    <c:v>High Score</c:v>
                  </c:pt>
                  <c:pt idx="4">
                    <c:v>Low Score</c:v>
                  </c:pt>
                  <c:pt idx="5">
                    <c:v>High Score</c:v>
                  </c:pt>
                </c:lvl>
                <c:lvl>
                  <c:pt idx="0">
                    <c:v>MICS 2006</c:v>
                  </c:pt>
                  <c:pt idx="2">
                    <c:v>MICS 2012</c:v>
                  </c:pt>
                  <c:pt idx="4">
                    <c:v>MICS 2019</c:v>
                  </c:pt>
                </c:lvl>
              </c:multiLvlStrCache>
            </c:multiLvlStrRef>
          </c:cat>
          <c:val>
            <c:numRef>
              <c:f>Sheet1!$J$31:$J$36</c:f>
              <c:numCache>
                <c:formatCode>0.00</c:formatCode>
                <c:ptCount val="6"/>
                <c:pt idx="0">
                  <c:v>4.76</c:v>
                </c:pt>
                <c:pt idx="1">
                  <c:v>3.97</c:v>
                </c:pt>
                <c:pt idx="2">
                  <c:v>5.14</c:v>
                </c:pt>
                <c:pt idx="3">
                  <c:v>3.14</c:v>
                </c:pt>
                <c:pt idx="4">
                  <c:v>3.77</c:v>
                </c:pt>
                <c:pt idx="5">
                  <c:v>8.66</c:v>
                </c:pt>
              </c:numCache>
            </c:numRef>
          </c:val>
        </c:ser>
        <c:dLbls>
          <c:dLblPos val="ctr"/>
          <c:showLegendKey val="0"/>
          <c:showVal val="1"/>
          <c:showCatName val="0"/>
          <c:showSerName val="0"/>
          <c:showPercent val="0"/>
          <c:showBubbleSize val="0"/>
        </c:dLbls>
        <c:gapWidth val="50"/>
        <c:overlap val="100"/>
        <c:axId val="2048510768"/>
        <c:axId val="2048507504"/>
      </c:barChart>
      <c:catAx>
        <c:axId val="2048510768"/>
        <c:scaling>
          <c:orientation val="minMax"/>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headEnd type="none" w="sm" len="sm"/>
            <a:tailEnd type="none" w="sm" len="sm"/>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8507504"/>
        <c:crosses val="autoZero"/>
        <c:auto val="1"/>
        <c:lblAlgn val="ctr"/>
        <c:lblOffset val="100"/>
        <c:noMultiLvlLbl val="0"/>
      </c:catAx>
      <c:valAx>
        <c:axId val="2048507504"/>
        <c:scaling>
          <c:orientation val="minMax"/>
        </c:scaling>
        <c:delete val="0"/>
        <c:axPos val="l"/>
        <c:majorGridlines>
          <c:spPr>
            <a:ln w="9525" cap="flat" cmpd="sng" algn="ctr">
              <a:gradFill>
                <a:gsLst>
                  <a:gs pos="0">
                    <a:schemeClr val="tx1">
                      <a:lumMod val="5000"/>
                      <a:lumOff val="95000"/>
                    </a:schemeClr>
                  </a:gs>
                  <a:gs pos="100000">
                    <a:schemeClr val="tx1">
                      <a:lumMod val="15000"/>
                      <a:lumOff val="85000"/>
                    </a:schemeClr>
                  </a:gs>
                </a:gsLst>
                <a:lin ang="5400000" scaled="0"/>
              </a:gra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85107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30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headEnd type="none" w="sm" len="sm"/>
        <a:tailEnd type="none" w="sm" len="sm"/>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alpha val="70000"/>
        </a:schemeClr>
      </a:solidFill>
    </cs:spPr>
  </cs:dataPoint>
  <cs:dataPoint3D>
    <cs:lnRef idx="0"/>
    <cs:fillRef idx="0">
      <cs:styleClr val="auto"/>
    </cs:fillRef>
    <cs:effectRef idx="0"/>
    <cs:fontRef idx="minor">
      <a:schemeClr val="tx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a:gsLst>
          <a:gs pos="0">
            <a:schemeClr val="phClr"/>
          </a:gs>
          <a:gs pos="46000">
            <a:schemeClr val="phClr"/>
          </a:gs>
          <a:gs pos="100000">
            <a:schemeClr val="phClr">
              <a:lumMod val="20000"/>
              <a:lumOff val="80000"/>
              <a:alpha val="0"/>
            </a:schemeClr>
          </a:gs>
        </a:gsLst>
        <a:path path="circle">
          <a:fillToRect l="50000" t="-80000" r="50000" b="180000"/>
        </a:path>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0">
              <a:schemeClr val="tx1">
                <a:lumMod val="5000"/>
                <a:lumOff val="95000"/>
              </a:schemeClr>
            </a:gs>
            <a:gs pos="100000">
              <a:schemeClr val="tx1">
                <a:lumMod val="15000"/>
                <a:lumOff val="85000"/>
              </a:schemeClr>
            </a:gs>
          </a:gsLst>
          <a:lin ang="5400000" scaled="0"/>
        </a:gradFill>
        <a:round/>
      </a:ln>
    </cs:spPr>
  </cs:gridlineMajor>
  <cs:gridlineMinor>
    <cs:lnRef idx="0"/>
    <cs:fillRef idx="0"/>
    <cs:effectRef idx="0"/>
    <cs:fontRef idx="minor">
      <a:schemeClr val="dk1"/>
    </cs:fontRef>
    <cs:spPr>
      <a:ln w="9525" cap="flat" cmpd="sng" algn="ctr">
        <a:gradFill>
          <a:gsLst>
            <a:gs pos="0">
              <a:schemeClr val="tx1">
                <a:lumMod val="5000"/>
                <a:lumOff val="95000"/>
              </a:schemeClr>
            </a:gs>
            <a:gs pos="100000">
              <a:schemeClr val="tx1">
                <a:lumMod val="15000"/>
                <a:lumOff val="85000"/>
              </a:schemeClr>
            </a:gs>
          </a:gsLst>
          <a:lin ang="5400000" scaled="0"/>
        </a:gra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30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headEnd type="none" w="sm" len="sm"/>
        <a:tailEnd type="none" w="sm" len="sm"/>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alpha val="70000"/>
        </a:schemeClr>
      </a:solidFill>
    </cs:spPr>
  </cs:dataPoint>
  <cs:dataPoint3D>
    <cs:lnRef idx="0"/>
    <cs:fillRef idx="0">
      <cs:styleClr val="auto"/>
    </cs:fillRef>
    <cs:effectRef idx="0"/>
    <cs:fontRef idx="minor">
      <a:schemeClr val="tx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a:gsLst>
          <a:gs pos="0">
            <a:schemeClr val="phClr"/>
          </a:gs>
          <a:gs pos="46000">
            <a:schemeClr val="phClr"/>
          </a:gs>
          <a:gs pos="100000">
            <a:schemeClr val="phClr">
              <a:lumMod val="20000"/>
              <a:lumOff val="80000"/>
              <a:alpha val="0"/>
            </a:schemeClr>
          </a:gs>
        </a:gsLst>
        <a:path path="circle">
          <a:fillToRect l="50000" t="-80000" r="50000" b="180000"/>
        </a:path>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0">
              <a:schemeClr val="tx1">
                <a:lumMod val="5000"/>
                <a:lumOff val="95000"/>
              </a:schemeClr>
            </a:gs>
            <a:gs pos="100000">
              <a:schemeClr val="tx1">
                <a:lumMod val="15000"/>
                <a:lumOff val="85000"/>
              </a:schemeClr>
            </a:gs>
          </a:gsLst>
          <a:lin ang="5400000" scaled="0"/>
        </a:gradFill>
        <a:round/>
      </a:ln>
    </cs:spPr>
  </cs:gridlineMajor>
  <cs:gridlineMinor>
    <cs:lnRef idx="0"/>
    <cs:fillRef idx="0"/>
    <cs:effectRef idx="0"/>
    <cs:fontRef idx="minor">
      <a:schemeClr val="dk1"/>
    </cs:fontRef>
    <cs:spPr>
      <a:ln w="9525" cap="flat" cmpd="sng" algn="ctr">
        <a:gradFill>
          <a:gsLst>
            <a:gs pos="0">
              <a:schemeClr val="tx1">
                <a:lumMod val="5000"/>
                <a:lumOff val="95000"/>
              </a:schemeClr>
            </a:gs>
            <a:gs pos="100000">
              <a:schemeClr val="tx1">
                <a:lumMod val="15000"/>
                <a:lumOff val="85000"/>
              </a:schemeClr>
            </a:gs>
          </a:gsLst>
          <a:lin ang="5400000" scaled="0"/>
        </a:gra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94BC6CB-2140-4296-9627-19729DF27B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2406</TotalTime>
  <Pages>28</Pages>
  <Words>27531</Words>
  <Characters>156927</Characters>
  <Application>Microsoft Office Word</Application>
  <DocSecurity>0</DocSecurity>
  <Lines>1307</Lines>
  <Paragraphs>368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184090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Microsoft account</cp:lastModifiedBy>
  <cp:revision>115</cp:revision>
  <dcterms:created xsi:type="dcterms:W3CDTF">2021-07-31T01:08:00Z</dcterms:created>
  <dcterms:modified xsi:type="dcterms:W3CDTF">2021-09-04T20:29:00Z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1033-11.2.0.9327</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http://www.zotero.org/styles/american-sociological-association</vt:lpwstr>
  </property>
  <property fmtid="{D5CDD505-2E9C-101B-9397-08002B2CF9AE}" pid="8" name="Mendeley Recent Style Name 2_1">
    <vt:lpwstr>American Sociological Association 6th edition</vt:lpwstr>
  </property>
  <property fmtid="{D5CDD505-2E9C-101B-9397-08002B2CF9AE}" pid="9" name="Mendeley Recent Style Id 3_1">
    <vt:lpwstr>http://www.zotero.org/styles/chicago-author-date</vt:lpwstr>
  </property>
  <property fmtid="{D5CDD505-2E9C-101B-9397-08002B2CF9AE}" pid="10" name="Mendeley Recent Style Name 3_1">
    <vt:lpwstr>Chicago Manual of Style 17th edition (author-date)</vt:lpwstr>
  </property>
  <property fmtid="{D5CDD505-2E9C-101B-9397-08002B2CF9AE}" pid="11" name="Mendeley Recent Style Id 4_1">
    <vt:lpwstr>http://www.zotero.org/styles/harvard-cite-them-right</vt:lpwstr>
  </property>
  <property fmtid="{D5CDD505-2E9C-101B-9397-08002B2CF9AE}" pid="12" name="Mendeley Recent Style Name 4_1">
    <vt:lpwstr>Cite Them Right 10th edition - Harvard</vt:lpwstr>
  </property>
  <property fmtid="{D5CDD505-2E9C-101B-9397-08002B2CF9AE}" pid="13" name="Mendeley Recent Style Id 5_1">
    <vt:lpwstr>http://www.zotero.org/styles/harvard1</vt:lpwstr>
  </property>
  <property fmtid="{D5CDD505-2E9C-101B-9397-08002B2CF9AE}" pid="14" name="Mendeley Recent Style Name 5_1">
    <vt:lpwstr>Harvard reference format 1 (deprecated)</vt:lpwstr>
  </property>
  <property fmtid="{D5CDD505-2E9C-101B-9397-08002B2CF9AE}" pid="15" name="Mendeley Recent Style Id 6_1">
    <vt:lpwstr>http://www.zotero.org/styles/modern-humanities-research-association</vt:lpwstr>
  </property>
  <property fmtid="{D5CDD505-2E9C-101B-9397-08002B2CF9AE}" pid="16" name="Mendeley Recent Style Name 6_1">
    <vt:lpwstr>Modern Humanities Research Association 3rd edition (note with bibliography)</vt:lpwstr>
  </property>
  <property fmtid="{D5CDD505-2E9C-101B-9397-08002B2CF9AE}" pid="17" name="Mendeley Recent Style Id 7_1">
    <vt:lpwstr>http://www.zotero.org/styles/nature</vt:lpwstr>
  </property>
  <property fmtid="{D5CDD505-2E9C-101B-9397-08002B2CF9AE}" pid="18" name="Mendeley Recent Style Name 7_1">
    <vt:lpwstr>Nature</vt:lpwstr>
  </property>
  <property fmtid="{D5CDD505-2E9C-101B-9397-08002B2CF9AE}" pid="19" name="Mendeley Recent Style Id 8_1">
    <vt:lpwstr>http://www.zotero.org/styles/the-american-journal-of-tropical-medicine-and-hygiene</vt:lpwstr>
  </property>
  <property fmtid="{D5CDD505-2E9C-101B-9397-08002B2CF9AE}" pid="20" name="Mendeley Recent Style Name 8_1">
    <vt:lpwstr>The American Journal of Tropical Medicine and Hygiene</vt:lpwstr>
  </property>
  <property fmtid="{D5CDD505-2E9C-101B-9397-08002B2CF9AE}" pid="21" name="Mendeley Recent Style Id 9_1">
    <vt:lpwstr>http://csl.mendeley.com/styles/497204981/vancouver</vt:lpwstr>
  </property>
  <property fmtid="{D5CDD505-2E9C-101B-9397-08002B2CF9AE}" pid="22" name="Mendeley Recent Style Name 9_1">
    <vt:lpwstr>Vancouver - Mohammad Hasan</vt:lpwstr>
  </property>
  <property fmtid="{D5CDD505-2E9C-101B-9397-08002B2CF9AE}" pid="23" name="Mendeley Document_1">
    <vt:lpwstr>True</vt:lpwstr>
  </property>
  <property fmtid="{D5CDD505-2E9C-101B-9397-08002B2CF9AE}" pid="24" name="Mendeley Unique User Id_1">
    <vt:lpwstr>581aea56-d1c8-3b3e-94e1-a6917669d042</vt:lpwstr>
  </property>
  <property fmtid="{D5CDD505-2E9C-101B-9397-08002B2CF9AE}" pid="25" name="Mendeley Citation Style_1">
    <vt:lpwstr>http://www.zotero.org/styles/nature</vt:lpwstr>
  </property>
</Properties>
</file>